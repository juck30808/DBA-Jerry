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1</w:t>
      </w:r>
      <w:r>
        <w:rPr>
          <w:b/>
          <w:sz w:val="32"/>
          <w:szCs w:val="28"/>
        </w:rPr>
        <w:t>07</w:t>
      </w:r>
      <w:r>
        <w:rPr>
          <w:rFonts w:hint="eastAsia"/>
          <w:b/>
          <w:sz w:val="32"/>
          <w:szCs w:val="28"/>
        </w:rPr>
        <w:t>學年度 資料庫管理系統 作業二</w:t>
      </w:r>
    </w:p>
    <w:p>
      <w:pPr>
        <w:jc w:val="right"/>
        <w:rPr>
          <w:b/>
          <w:sz w:val="20"/>
          <w:szCs w:val="28"/>
        </w:rPr>
      </w:pPr>
      <w:r>
        <w:rPr>
          <w:rFonts w:hint="eastAsia"/>
          <w:b/>
          <w:sz w:val="20"/>
          <w:szCs w:val="28"/>
        </w:rPr>
        <w:t>10</w:t>
      </w:r>
      <w:r>
        <w:rPr>
          <w:b/>
          <w:sz w:val="20"/>
          <w:szCs w:val="28"/>
        </w:rPr>
        <w:t>7</w:t>
      </w:r>
      <w:r>
        <w:rPr>
          <w:rFonts w:hint="eastAsia"/>
          <w:b/>
          <w:sz w:val="20"/>
          <w:szCs w:val="28"/>
        </w:rPr>
        <w:t>.1</w:t>
      </w:r>
      <w:r>
        <w:rPr>
          <w:b/>
          <w:sz w:val="20"/>
          <w:szCs w:val="28"/>
        </w:rPr>
        <w:t>1</w:t>
      </w:r>
      <w:r>
        <w:rPr>
          <w:rFonts w:hint="eastAsia"/>
          <w:b/>
          <w:sz w:val="20"/>
          <w:szCs w:val="28"/>
        </w:rPr>
        <w:t>.0</w:t>
      </w:r>
      <w:r>
        <w:rPr>
          <w:b/>
          <w:sz w:val="20"/>
          <w:szCs w:val="28"/>
        </w:rPr>
        <w:t>4</w:t>
      </w:r>
    </w:p>
    <w:p>
      <w:pPr>
        <w:pStyle w:val="11"/>
        <w:numPr>
          <w:ilvl w:val="0"/>
          <w:numId w:val="1"/>
        </w:numPr>
        <w:snapToGrid w:val="0"/>
        <w:spacing w:line="360" w:lineRule="auto"/>
        <w:ind w:left="482" w:leftChars="0" w:hanging="482"/>
        <w:rPr>
          <w:sz w:val="32"/>
        </w:rPr>
      </w:pPr>
      <w:r>
        <w:rPr>
          <w:rFonts w:hint="eastAsia"/>
          <w:sz w:val="32"/>
        </w:rPr>
        <w:t>作業要求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="964" w:leftChars="0" w:hanging="482"/>
      </w:pPr>
      <w:r>
        <w:rPr>
          <w:rFonts w:hint="eastAsia"/>
        </w:rPr>
        <w:t>請沿用作業一所建立的資料庫結構，並將作業一所建立的資料清空。</w:t>
      </w:r>
    </w:p>
    <w:p>
      <w:pPr>
        <w:pStyle w:val="11"/>
        <w:numPr>
          <w:ilvl w:val="1"/>
          <w:numId w:val="1"/>
        </w:numPr>
        <w:snapToGrid w:val="0"/>
        <w:ind w:left="964" w:leftChars="0" w:hanging="482"/>
      </w:pPr>
      <w:r>
        <w:rPr>
          <w:rFonts w:hint="eastAsia"/>
        </w:rPr>
        <w:t>更改資料表內容</w:t>
      </w:r>
      <w:bookmarkStart w:id="0" w:name="_GoBack"/>
      <w:bookmarkEnd w:id="0"/>
    </w:p>
    <w:p>
      <w:pPr>
        <w:snapToGrid w:val="0"/>
        <w:spacing w:before="180" w:beforeLines="50"/>
        <w:rPr>
          <w:b/>
          <w:sz w:val="28"/>
        </w:rPr>
      </w:pPr>
      <w:r>
        <w:rPr>
          <w:rFonts w:hint="eastAsia"/>
          <w:b/>
          <w:sz w:val="28"/>
        </w:rPr>
        <w:t>會員資料表(Member)</w:t>
      </w:r>
    </w:p>
    <w:tbl>
      <w:tblPr>
        <w:tblStyle w:val="9"/>
        <w:tblW w:w="10651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134"/>
        <w:gridCol w:w="1276"/>
        <w:gridCol w:w="1134"/>
        <w:gridCol w:w="1417"/>
        <w:gridCol w:w="1559"/>
        <w:gridCol w:w="3285"/>
      </w:tblGrid>
      <w:tr>
        <w:tc>
          <w:tcPr>
            <w:tcW w:w="846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M_ID</w:t>
            </w:r>
          </w:p>
        </w:tc>
        <w:tc>
          <w:tcPr>
            <w:tcW w:w="1134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account</w:t>
            </w:r>
          </w:p>
        </w:tc>
        <w:tc>
          <w:tcPr>
            <w:tcW w:w="1276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passwd</w:t>
            </w:r>
          </w:p>
        </w:tc>
        <w:tc>
          <w:tcPr>
            <w:tcW w:w="1134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M_name</w:t>
            </w:r>
          </w:p>
        </w:tc>
        <w:tc>
          <w:tcPr>
            <w:tcW w:w="1417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birthday</w:t>
            </w:r>
          </w:p>
        </w:tc>
        <w:tc>
          <w:tcPr>
            <w:tcW w:w="1559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M_tel</w:t>
            </w:r>
          </w:p>
        </w:tc>
        <w:tc>
          <w:tcPr>
            <w:tcW w:w="3285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M_address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yun0001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pwd001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Cairns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1994/01/08</w:t>
            </w:r>
          </w:p>
        </w:tc>
        <w:tc>
          <w:tcPr>
            <w:tcW w:w="1559" w:type="dxa"/>
          </w:tcPr>
          <w:p>
            <w:r>
              <w:t>02-2222-2222</w:t>
            </w:r>
          </w:p>
        </w:tc>
        <w:tc>
          <w:tcPr>
            <w:tcW w:w="3285" w:type="dxa"/>
          </w:tcPr>
          <w:p>
            <w:r>
              <w:t>No.1,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yun0002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pwd002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Tim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1955/10/15</w:t>
            </w:r>
          </w:p>
        </w:tc>
        <w:tc>
          <w:tcPr>
            <w:tcW w:w="1559" w:type="dxa"/>
          </w:tcPr>
          <w:p>
            <w:r>
              <w:t>03-3333-3333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2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yun0003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pwd003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Genie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1993/06/09</w:t>
            </w:r>
          </w:p>
        </w:tc>
        <w:tc>
          <w:tcPr>
            <w:tcW w:w="1559" w:type="dxa"/>
          </w:tcPr>
          <w:p>
            <w:r>
              <w:t>04-4444-4444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3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yun0004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pwd004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Kevin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1992/04/15</w:t>
            </w:r>
          </w:p>
        </w:tc>
        <w:tc>
          <w:tcPr>
            <w:tcW w:w="1559" w:type="dxa"/>
          </w:tcPr>
          <w:p>
            <w:r>
              <w:t>05-5555-5555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4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yun0005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pwd005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Angela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1965/04/20</w:t>
            </w:r>
          </w:p>
        </w:tc>
        <w:tc>
          <w:tcPr>
            <w:tcW w:w="1559" w:type="dxa"/>
          </w:tcPr>
          <w:p>
            <w:r>
              <w:t>06-6666-6666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5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yun0006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pwd006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 xml:space="preserve">Edwin 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1990/10/25</w:t>
            </w:r>
          </w:p>
        </w:tc>
        <w:tc>
          <w:tcPr>
            <w:tcW w:w="1559" w:type="dxa"/>
          </w:tcPr>
          <w:p>
            <w:r>
              <w:t>07-7777-7777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6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yun0007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pwd007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Jam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1978/05/08</w:t>
            </w:r>
          </w:p>
        </w:tc>
        <w:tc>
          <w:tcPr>
            <w:tcW w:w="1559" w:type="dxa"/>
          </w:tcPr>
          <w:p>
            <w:r>
              <w:t>08-8888-8888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7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yun0008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pwd008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Jacob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1990/08/08</w:t>
            </w:r>
          </w:p>
        </w:tc>
        <w:tc>
          <w:tcPr>
            <w:tcW w:w="1559" w:type="dxa"/>
          </w:tcPr>
          <w:p>
            <w:r>
              <w:t>02-2222-2233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8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yun0009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yun0009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Jay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1991/11/11</w:t>
            </w:r>
          </w:p>
        </w:tc>
        <w:tc>
          <w:tcPr>
            <w:tcW w:w="1559" w:type="dxa"/>
          </w:tcPr>
          <w:p>
            <w:r>
              <w:t>03-3333-3344</w:t>
            </w:r>
          </w:p>
        </w:tc>
        <w:tc>
          <w:tcPr>
            <w:tcW w:w="3285" w:type="dxa"/>
          </w:tcPr>
          <w:p>
            <w:r>
              <w:t>No.</w:t>
            </w:r>
            <w:r>
              <w:rPr>
                <w:rFonts w:hint="eastAsia"/>
              </w:rPr>
              <w:t>9</w:t>
            </w:r>
            <w:r>
              <w:t>, Sec. 3, University Road, Douliu City, Yunlin County</w:t>
            </w:r>
          </w:p>
        </w:tc>
      </w:tr>
      <w:tr>
        <w:tc>
          <w:tcPr>
            <w:tcW w:w="84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yun0010</w:t>
            </w:r>
          </w:p>
        </w:tc>
        <w:tc>
          <w:tcPr>
            <w:tcW w:w="1276" w:type="dxa"/>
          </w:tcPr>
          <w:p>
            <w:pPr>
              <w:snapToGrid w:val="0"/>
            </w:pPr>
            <w:r>
              <w:t>yun0010</w:t>
            </w:r>
          </w:p>
        </w:tc>
        <w:tc>
          <w:tcPr>
            <w:tcW w:w="1134" w:type="dxa"/>
          </w:tcPr>
          <w:p>
            <w:pPr>
              <w:snapToGrid w:val="0"/>
            </w:pPr>
            <w:r>
              <w:t>Jane</w:t>
            </w:r>
          </w:p>
        </w:tc>
        <w:tc>
          <w:tcPr>
            <w:tcW w:w="1417" w:type="dxa"/>
          </w:tcPr>
          <w:p>
            <w:pPr>
              <w:snapToGrid w:val="0"/>
            </w:pPr>
            <w:r>
              <w:t>1988/10/10</w:t>
            </w:r>
          </w:p>
        </w:tc>
        <w:tc>
          <w:tcPr>
            <w:tcW w:w="1559" w:type="dxa"/>
          </w:tcPr>
          <w:p>
            <w:r>
              <w:t>05-5533-5555</w:t>
            </w:r>
          </w:p>
        </w:tc>
        <w:tc>
          <w:tcPr>
            <w:tcW w:w="3285" w:type="dxa"/>
          </w:tcPr>
          <w:p>
            <w:r>
              <w:t>No.1</w:t>
            </w:r>
            <w:r>
              <w:rPr>
                <w:rFonts w:hint="eastAsia"/>
              </w:rPr>
              <w:t>0</w:t>
            </w:r>
            <w:r>
              <w:t>, Sec. 3, University Road, Douliu City, Yunlin County</w:t>
            </w:r>
          </w:p>
        </w:tc>
      </w:tr>
    </w:tbl>
    <w:p>
      <w:pPr>
        <w:snapToGrid w:val="0"/>
        <w:spacing w:before="180" w:beforeLines="50"/>
        <w:rPr>
          <w:b/>
          <w:sz w:val="28"/>
        </w:rPr>
      </w:pPr>
      <w:r>
        <w:rPr>
          <w:rFonts w:hint="eastAsia"/>
          <w:b/>
          <w:sz w:val="28"/>
        </w:rPr>
        <w:t>書籍資料表(Supplier)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2266"/>
        <w:gridCol w:w="2126"/>
        <w:gridCol w:w="3929"/>
      </w:tblGrid>
      <w:tr>
        <w:tc>
          <w:tcPr>
            <w:tcW w:w="1415" w:type="dxa"/>
          </w:tcPr>
          <w:p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</w:t>
            </w:r>
            <w:r>
              <w:rPr>
                <w:rFonts w:hint="eastAsia"/>
                <w:b/>
                <w:sz w:val="28"/>
              </w:rPr>
              <w:t>Id</w:t>
            </w:r>
          </w:p>
        </w:tc>
        <w:tc>
          <w:tcPr>
            <w:tcW w:w="2266" w:type="dxa"/>
          </w:tcPr>
          <w:p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P_n</w:t>
            </w:r>
            <w:r>
              <w:rPr>
                <w:rFonts w:hint="eastAsia"/>
                <w:b/>
                <w:sz w:val="28"/>
              </w:rPr>
              <w:t>ame</w:t>
            </w:r>
          </w:p>
        </w:tc>
        <w:tc>
          <w:tcPr>
            <w:tcW w:w="2126" w:type="dxa"/>
          </w:tcPr>
          <w:p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P_t</w:t>
            </w:r>
            <w:r>
              <w:rPr>
                <w:rFonts w:hint="eastAsia"/>
                <w:b/>
                <w:sz w:val="28"/>
              </w:rPr>
              <w:t>el</w:t>
            </w:r>
          </w:p>
        </w:tc>
        <w:tc>
          <w:tcPr>
            <w:tcW w:w="3929" w:type="dxa"/>
          </w:tcPr>
          <w:p>
            <w:pPr>
              <w:snapToGrid w:val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P_address</w:t>
            </w:r>
          </w:p>
        </w:tc>
      </w:tr>
      <w:tr>
        <w:tc>
          <w:tcPr>
            <w:tcW w:w="1415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226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OREILLY</w:t>
            </w:r>
          </w:p>
        </w:tc>
        <w:tc>
          <w:tcPr>
            <w:tcW w:w="2126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05-5555-5555</w:t>
            </w:r>
          </w:p>
        </w:tc>
        <w:tc>
          <w:tcPr>
            <w:tcW w:w="3929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No.515, Sec. 2, Yunlin Rd., Douliu City, Yunlin County</w:t>
            </w:r>
          </w:p>
        </w:tc>
      </w:tr>
      <w:tr>
        <w:tc>
          <w:tcPr>
            <w:tcW w:w="1415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226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>Packt Publishing</w:t>
            </w:r>
            <w:r>
              <w:rPr>
                <w:rFonts w:hint="eastAsia"/>
                <w:sz w:val="28"/>
              </w:rPr>
              <w:t xml:space="preserve"> </w:t>
            </w:r>
          </w:p>
        </w:tc>
        <w:tc>
          <w:tcPr>
            <w:tcW w:w="2126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03-3333-3333</w:t>
            </w:r>
          </w:p>
        </w:tc>
        <w:tc>
          <w:tcPr>
            <w:tcW w:w="3929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No.17, Fuqian Rd., Hualien City, Hualien County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5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226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 xml:space="preserve">Apress </w:t>
            </w:r>
          </w:p>
        </w:tc>
        <w:tc>
          <w:tcPr>
            <w:tcW w:w="2126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04-4444-4444</w:t>
            </w:r>
          </w:p>
        </w:tc>
        <w:tc>
          <w:tcPr>
            <w:tcW w:w="3929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No. 99, Sec. 3, Taiwan Boulevard, Xitun Dist., Taichung 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5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2266" w:type="dxa"/>
          </w:tcPr>
          <w:p>
            <w:pPr>
              <w:snapToGrid w:val="0"/>
              <w:rPr>
                <w:sz w:val="28"/>
              </w:rPr>
            </w:pPr>
            <w:r>
              <w:rPr>
                <w:sz w:val="28"/>
              </w:rPr>
              <w:t xml:space="preserve">Cisco Systems </w:t>
            </w:r>
          </w:p>
        </w:tc>
        <w:tc>
          <w:tcPr>
            <w:tcW w:w="2126" w:type="dxa"/>
          </w:tcPr>
          <w:p>
            <w:pPr>
              <w:snapToGrid w:val="0"/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02-2222-2222</w:t>
            </w:r>
          </w:p>
        </w:tc>
        <w:tc>
          <w:tcPr>
            <w:tcW w:w="3929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No.1, City Hall Rd., Xinyi District, Taipei City</w:t>
            </w:r>
          </w:p>
        </w:tc>
      </w:tr>
    </w:tbl>
    <w:p>
      <w:pPr>
        <w:widowControl/>
        <w:rPr>
          <w:b/>
          <w:sz w:val="28"/>
        </w:rPr>
      </w:pPr>
      <w:r>
        <w:rPr>
          <w:rFonts w:hint="eastAsia"/>
          <w:b/>
          <w:sz w:val="28"/>
        </w:rPr>
        <w:t>書籍資料(</w:t>
      </w:r>
      <w:r>
        <w:rPr>
          <w:b/>
          <w:sz w:val="28"/>
        </w:rPr>
        <w:t>Book</w:t>
      </w:r>
      <w:r>
        <w:rPr>
          <w:rFonts w:hint="eastAsia"/>
          <w:b/>
          <w:sz w:val="28"/>
        </w:rPr>
        <w:t>)</w:t>
      </w:r>
    </w:p>
    <w:tbl>
      <w:tblPr>
        <w:tblStyle w:val="9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4253"/>
        <w:gridCol w:w="708"/>
        <w:gridCol w:w="851"/>
        <w:gridCol w:w="1559"/>
        <w:gridCol w:w="16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B_ID</w:t>
            </w:r>
          </w:p>
        </w:tc>
        <w:tc>
          <w:tcPr>
            <w:tcW w:w="4253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B_name</w:t>
            </w:r>
          </w:p>
        </w:tc>
        <w:tc>
          <w:tcPr>
            <w:tcW w:w="708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P_ID</w:t>
            </w:r>
          </w:p>
        </w:tc>
        <w:tc>
          <w:tcPr>
            <w:tcW w:w="851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1559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1661" w:type="dxa"/>
          </w:tcPr>
          <w:p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1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Designing with Data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458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9789864769247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Rochelle 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2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Programming iOS 12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2,533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9781492044635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Matt Neuburg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3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Azure Analytics 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537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9789864769209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Zoiner Tejada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4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Mastering Python for Networking and Security 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9781788992510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Jose Manuel Ortega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5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Deep Learning Projects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1,507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9781788997096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Rahul Kumar, Matthew Lamons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6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Mastering PostgreSQL 11 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1,366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9781789537819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Hans-Jurgen Schonig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7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Applied Natural Language Processing with Python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1,201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9781484237328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Taweh Beysolow 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8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Descriptors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1,482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9781484237267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Jacob Zimmerman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9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Scalable Cisco Networks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199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9781578702282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Catherine Paquet, Diane Teare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4" w:type="dxa"/>
          </w:tcPr>
          <w:p>
            <w:pPr>
              <w:snapToGrid w:val="0"/>
            </w:pPr>
            <w:r>
              <w:t>10</w:t>
            </w:r>
          </w:p>
        </w:tc>
        <w:tc>
          <w:tcPr>
            <w:tcW w:w="4253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Managing Cisco Network Security</w:t>
            </w:r>
          </w:p>
        </w:tc>
        <w:tc>
          <w:tcPr>
            <w:tcW w:w="708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851" w:type="dxa"/>
          </w:tcPr>
          <w:p>
            <w:pPr>
              <w:snapToGrid w:val="0"/>
              <w:rPr>
                <w:szCs w:val="24"/>
              </w:rPr>
            </w:pPr>
            <w:r>
              <w:rPr>
                <w:szCs w:val="24"/>
              </w:rPr>
              <w:t>1,050</w:t>
            </w:r>
          </w:p>
        </w:tc>
        <w:tc>
          <w:tcPr>
            <w:tcW w:w="1559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9781578701032</w:t>
            </w:r>
          </w:p>
        </w:tc>
        <w:tc>
          <w:tcPr>
            <w:tcW w:w="1661" w:type="dxa"/>
          </w:tcPr>
          <w:p>
            <w:pPr>
              <w:snapToGri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Mike Wenstrom</w:t>
            </w:r>
          </w:p>
        </w:tc>
      </w:tr>
    </w:tbl>
    <w:p>
      <w:pPr>
        <w:pStyle w:val="11"/>
        <w:ind w:left="966" w:leftChars="0"/>
        <w:rPr>
          <w:rFonts w:asciiTheme="minorEastAsia" w:hAnsiTheme="minorEastAsia"/>
        </w:rPr>
      </w:pPr>
    </w:p>
    <w:p>
      <w:pPr>
        <w:pStyle w:val="11"/>
        <w:ind w:left="966"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*</w:t>
      </w:r>
      <w:r>
        <w:rPr>
          <w:rFonts w:hint="eastAsia" w:asciiTheme="minorEastAsia" w:hAnsiTheme="minorEastAsia"/>
        </w:rPr>
        <w:t>請各組使用Update、Delete、Insert或是清空資料表的SQL指令完成操作。</w:t>
      </w:r>
    </w:p>
    <w:p>
      <w:pPr>
        <w:pStyle w:val="11"/>
        <w:ind w:left="966" w:leftChars="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t>*Supplier.P_name</w:t>
      </w:r>
      <w:r>
        <w:rPr>
          <w:rFonts w:hint="eastAsia" w:asciiTheme="minorEastAsia" w:hAnsiTheme="minorEastAsia"/>
          <w:color w:val="FF0000"/>
        </w:rPr>
        <w:t>、</w:t>
      </w:r>
      <w:r>
        <w:rPr>
          <w:rFonts w:asciiTheme="minorEastAsia" w:hAnsiTheme="minorEastAsia"/>
          <w:color w:val="FF0000"/>
        </w:rPr>
        <w:t>Book.B_name</w:t>
      </w:r>
      <w:r>
        <w:rPr>
          <w:rFonts w:hint="eastAsia" w:asciiTheme="minorEastAsia" w:hAnsiTheme="minorEastAsia"/>
          <w:color w:val="FF0000"/>
        </w:rPr>
        <w:t>、</w:t>
      </w:r>
      <w:r>
        <w:rPr>
          <w:rFonts w:asciiTheme="minorEastAsia" w:hAnsiTheme="minorEastAsia"/>
          <w:color w:val="FF0000"/>
        </w:rPr>
        <w:t>Book.Author</w:t>
      </w:r>
      <w:r>
        <w:rPr>
          <w:rFonts w:hint="eastAsia" w:asciiTheme="minorEastAsia" w:hAnsiTheme="minorEastAsia"/>
          <w:color w:val="FF0000"/>
        </w:rPr>
        <w:t>的長度改為</w:t>
      </w:r>
      <w:r>
        <w:rPr>
          <w:rFonts w:asciiTheme="minorEastAsia" w:hAnsiTheme="minorEastAsia"/>
          <w:color w:val="FF0000"/>
        </w:rPr>
        <w:t>varchar(100)</w:t>
      </w:r>
      <w:r>
        <w:rPr>
          <w:rFonts w:hint="eastAsia" w:asciiTheme="minorEastAsia" w:hAnsiTheme="minorEastAsia"/>
          <w:color w:val="FF0000"/>
        </w:rPr>
        <w:t>，</w:t>
      </w:r>
      <w:r>
        <w:rPr>
          <w:rFonts w:asciiTheme="minorEastAsia" w:hAnsiTheme="minorEastAsia"/>
          <w:color w:val="FF0000"/>
        </w:rPr>
        <w:t>Supplier.P_tel</w:t>
      </w:r>
      <w:r>
        <w:rPr>
          <w:rFonts w:hint="eastAsia" w:asciiTheme="minorEastAsia" w:hAnsiTheme="minorEastAsia"/>
          <w:color w:val="FF0000"/>
        </w:rPr>
        <w:t>、</w:t>
      </w:r>
      <w:r>
        <w:rPr>
          <w:rFonts w:asciiTheme="minorEastAsia" w:hAnsiTheme="minorEastAsia"/>
          <w:color w:val="FF0000"/>
        </w:rPr>
        <w:t>Member.Mtel</w:t>
      </w:r>
      <w:r>
        <w:rPr>
          <w:rFonts w:hint="eastAsia" w:asciiTheme="minorEastAsia" w:hAnsiTheme="minorEastAsia"/>
          <w:color w:val="FF0000"/>
        </w:rPr>
        <w:t>的長度改為v</w:t>
      </w:r>
      <w:r>
        <w:rPr>
          <w:rFonts w:asciiTheme="minorEastAsia" w:hAnsiTheme="minorEastAsia"/>
          <w:color w:val="FF0000"/>
        </w:rPr>
        <w:t>archar(15)</w:t>
      </w:r>
      <w:r>
        <w:rPr>
          <w:rFonts w:hint="eastAsia" w:asciiTheme="minorEastAsia" w:hAnsiTheme="minorEastAsia"/>
          <w:color w:val="FF0000"/>
        </w:rPr>
        <w:t>，方法如圖步驟。</w:t>
      </w:r>
    </w:p>
    <w:p>
      <w:pPr>
        <w:pStyle w:val="11"/>
        <w:ind w:left="966"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mc:AlternateContent>
          <mc:Choice Requires="wpg">
            <w:drawing>
              <wp:inline distT="0" distB="0" distL="0" distR="0">
                <wp:extent cx="5441950" cy="1352550"/>
                <wp:effectExtent l="0" t="0" r="6350" b="1905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1352614"/>
                          <a:chOff x="0" y="0"/>
                          <a:chExt cx="5441950" cy="135261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0" cy="1351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331" y="382555"/>
                            <a:ext cx="214604" cy="8397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27584" y="1166326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6.5pt;width:428.5pt;" coordsize="5441950,1352614" o:gfxdata="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">
                <o:lock v:ext="edit" aspectratio="f"/>
                <v:shape id="_x0000_s1026" o:spid="_x0000_s1026" o:spt="75" type="#_x0000_t75" style="position:absolute;left:0;top:0;height:1351280;width:5441950;" filled="f" o:preferrelative="t" stroked="f" coordsize="21600,21600" o:gfxdata="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XqOfovAAAANo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4" o:title=""/>
                  <o:lock v:ext="edit" aspectratio="t"/>
                </v:shape>
                <v:rect id="Rectangle 11" o:spid="_x0000_s1026" o:spt="1" style="position:absolute;left:9331;top:382555;height:839755;width:214604;v-text-anchor:middle;" filled="f" stroked="t" coordsize="21600,21600" o:gfxdata="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kwMRm7oAAADbAAAADwAAAAAAAAABACAAAAA4AAAAZHJzL2Rvd25yZXYueG1s&#10;UEsBAhQAFAAAAAgAh07iQDMvBZ47AAAAOQAAABAAAAAAAAAAAQAgAAAAHwEAAGRycy9zaGFwZXht&#10;bC54bWxQSwUGAAAAAAYABgBbAQAAyQMAAAAA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v:rect id="Rectangle 12" o:spid="_x0000_s1026" o:spt="1" style="position:absolute;left:1427584;top:1166326;height:186288;width:345232;v-text-anchor:middle;" filled="f" stroked="t" coordsize="21600,21600" o:gfxdata="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j0Y/svAAAANsAAAAPAAAAAAAAAAEAIAAAADgAAABkcnMvZG93bnJldi54&#10;bWxQSwECFAAUAAAACACHTuJAMy8FnjsAAAA5AAAAEAAAAAAAAAABACAAAAAhAQAAZHJzL3NoYXBl&#10;eG1sLnhtbFBLBQYAAAAABgAGAFsBAADLAwAAAAA=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pStyle w:val="11"/>
        <w:ind w:left="966"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mc:AlternateContent>
          <mc:Choice Requires="wpg">
            <w:drawing>
              <wp:inline distT="0" distB="0" distL="0" distR="0">
                <wp:extent cx="5439410" cy="1175385"/>
                <wp:effectExtent l="0" t="0" r="0" b="5715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9410" cy="1175385"/>
                          <a:chOff x="0" y="0"/>
                          <a:chExt cx="5439410" cy="117538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410" cy="117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147665" y="242596"/>
                            <a:ext cx="606490" cy="4758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19869" y="867747"/>
                            <a:ext cx="345232" cy="1862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2.55pt;width:428.3pt;" coordsize="5439410,1175385" o:gfxdata="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">
                <o:lock v:ext="edit" aspectratio="f"/>
                <v:shape id="_x0000_s1026" o:spid="_x0000_s1026" o:spt="75" type="#_x0000_t75" style="position:absolute;left:0;top:0;height:1175385;width:5439410;" filled="f" o:preferrelative="t" stroked="f" coordsize="21600,21600" o:gfxdata="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ZzU7/L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5" o:title=""/>
                  <o:lock v:ext="edit" aspectratio="t"/>
                </v:shape>
                <v:rect id="Rectangle 13" o:spid="_x0000_s1026" o:spt="1" style="position:absolute;left:1147665;top:242596;height:475861;width:606490;v-text-anchor:middle;" filled="f" stroked="t" coordsize="21600,21600" o:gfxdata="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ydKne7AAAA2wAAAA8AAAAAAAAAAQAgAAAAOAAAAGRycy9kb3ducmV2Lnht&#10;bFBLAQIUABQAAAAIAIdO4kAzLwWeOwAAADkAAAAQAAAAAAAAAAEAIAAAACABAABkcnMvc2hhcGV4&#10;bWwueG1sUEsFBgAAAAAGAAYAWwEAAMoDAAAAAA==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v:rect id="Rectangle 14" o:spid="_x0000_s1026" o:spt="1" style="position:absolute;left:5019869;top:867747;height:186288;width:345232;v-text-anchor:middle;" filled="f" stroked="t" coordsize="21600,21600" o:gfxdata="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N0sgO7AAAA2wAAAA8AAAAAAAAAAQAgAAAAOAAAAGRycy9kb3ducmV2Lnht&#10;bFBLAQIUABQAAAAIAIdO4kAzLwWeOwAAADkAAAAQAAAAAAAAAAEAIAAAACABAABkcnMvc2hhcGV4&#10;bWwueG1sUEsFBgAAAAAGAAYAWwEAAMoDAAAAAA==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pStyle w:val="11"/>
        <w:ind w:left="966" w:left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將原先已建立的資料</w:t>
      </w:r>
      <w:r>
        <w:rPr>
          <w:rFonts w:hint="eastAsia" w:asciiTheme="minorEastAsia" w:hAnsiTheme="minorEastAsia"/>
          <w:b/>
        </w:rPr>
        <w:t>全部刪除</w:t>
      </w:r>
      <w:r>
        <w:rPr>
          <w:rFonts w:hint="eastAsia" w:asciiTheme="minorEastAsia" w:hAnsiTheme="minorEastAsia"/>
        </w:rPr>
        <w:t>並</w:t>
      </w:r>
      <w:r>
        <w:rPr>
          <w:rFonts w:hint="eastAsia" w:asciiTheme="minorEastAsia" w:hAnsiTheme="minorEastAsia"/>
          <w:b/>
        </w:rPr>
        <w:t>再新增資料</w:t>
      </w:r>
      <w:r>
        <w:rPr>
          <w:rFonts w:hint="eastAsia" w:asciiTheme="minorEastAsia" w:hAnsiTheme="minorEastAsia"/>
        </w:rPr>
        <w:t>，更改後的資料表內容</w:t>
      </w:r>
      <w:r>
        <w:rPr>
          <w:rFonts w:hint="eastAsia" w:asciiTheme="minorEastAsia" w:hAnsiTheme="minorEastAsia"/>
          <w:b/>
        </w:rPr>
        <w:t>須符合以下條件：</w:t>
      </w:r>
    </w:p>
    <w:p>
      <w:pPr>
        <w:pStyle w:val="11"/>
        <w:numPr>
          <w:ilvl w:val="0"/>
          <w:numId w:val="2"/>
        </w:numPr>
        <w:ind w:leftChars="0"/>
        <w:rPr>
          <w:rFonts w:asciiTheme="minorEastAsia" w:hAnsiTheme="minorEastAsia"/>
          <w:szCs w:val="24"/>
        </w:rPr>
      </w:pPr>
      <w:r>
        <w:rPr>
          <w:rFonts w:hint="eastAsia" w:asciiTheme="minorEastAsia" w:hAnsiTheme="minorEastAsia"/>
          <w:szCs w:val="24"/>
        </w:rPr>
        <w:t>至少10筆購買記錄，且每個會員至少有一筆購買記錄、每項產品至少出現在一筆購買明細中。</w:t>
      </w:r>
    </w:p>
    <w:p>
      <w:pPr>
        <w:pStyle w:val="11"/>
        <w:numPr>
          <w:ilvl w:val="0"/>
          <w:numId w:val="2"/>
        </w:numPr>
        <w:ind w:leftChars="0"/>
        <w:rPr>
          <w:rFonts w:asciiTheme="minorEastAsia" w:hAnsiTheme="minorEastAsia"/>
          <w:szCs w:val="24"/>
        </w:rPr>
      </w:pPr>
      <w:r>
        <w:rPr>
          <w:rFonts w:hint="eastAsia" w:asciiTheme="minorEastAsia" w:hAnsiTheme="minorEastAsia"/>
          <w:szCs w:val="24"/>
        </w:rPr>
        <w:t>至少四位會員單筆購買記錄有買三項以上的產品。</w:t>
      </w:r>
    </w:p>
    <w:p>
      <w:pPr>
        <w:pStyle w:val="11"/>
        <w:numPr>
          <w:ilvl w:val="0"/>
          <w:numId w:val="2"/>
        </w:numPr>
        <w:ind w:leftChars="0"/>
        <w:rPr>
          <w:rFonts w:asciiTheme="minorEastAsia" w:hAnsiTheme="minorEastAsia"/>
          <w:szCs w:val="24"/>
        </w:rPr>
      </w:pPr>
      <w:r>
        <w:rPr>
          <w:rFonts w:hint="eastAsia" w:asciiTheme="minorEastAsia" w:hAnsiTheme="minorEastAsia"/>
          <w:szCs w:val="24"/>
        </w:rPr>
        <w:t>針對此5張資料表，在上述3種指令中(Update、Delete、Insert)其中2種需使用1次以上，應用方式請各組自行發揮。</w:t>
      </w:r>
    </w:p>
    <w:p>
      <w:pPr>
        <w:rPr>
          <w:rFonts w:asciiTheme="minorEastAsia" w:hAnsiTheme="minorEastAsia"/>
        </w:rPr>
      </w:pP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請依照下列指定的情況，利用SQL指令完成要求：</w:t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針對某一個出版社，列出該出版社的書籍總被購買數量</w:t>
      </w:r>
    </w:p>
    <w:p>
      <w:pPr>
        <w:tabs>
          <w:tab w:val="center" w:pos="4873"/>
          <w:tab w:val="left" w:pos="8008"/>
        </w:tabs>
        <w:snapToGrid w:val="0"/>
        <w:spacing w:line="360" w:lineRule="auto"/>
      </w:pPr>
      <w:r>
        <w:tab/>
      </w:r>
      <w:r>
        <w:drawing>
          <wp:inline distT="0" distB="0" distL="0" distR="0">
            <wp:extent cx="2184400" cy="66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針對某一個出版社，列出該出版社名稱所有書籍，並只顯示被購買數量大於</w:t>
      </w:r>
      <w:r>
        <w:t>2</w:t>
      </w:r>
      <w:r>
        <w:rPr>
          <w:rFonts w:hint="eastAsia"/>
        </w:rPr>
        <w:t>的書籍。最後以被購買數量由小到大排序。。</w:t>
      </w:r>
    </w:p>
    <w:p>
      <w:pPr>
        <w:snapToGrid w:val="0"/>
        <w:spacing w:line="360" w:lineRule="auto"/>
        <w:jc w:val="center"/>
      </w:pPr>
      <w:r>
        <w:drawing>
          <wp:inline distT="0" distB="0" distL="0" distR="0">
            <wp:extent cx="4089400" cy="92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針對某一個出版社，列出該出版社名稱，以及其所有產品之被購買數量的總平均。</w:t>
      </w:r>
    </w:p>
    <w:p>
      <w:pPr>
        <w:pStyle w:val="11"/>
        <w:snapToGrid w:val="0"/>
        <w:spacing w:line="360" w:lineRule="auto"/>
        <w:ind w:left="0" w:leftChars="0"/>
        <w:jc w:val="center"/>
      </w:pPr>
      <w:r>
        <w:drawing>
          <wp:inline distT="0" distB="0" distL="0" distR="0">
            <wp:extent cx="279400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請列出所有會員資訊以及他們的總購買次數，並且依照次數由高到低排序。</w:t>
      </w:r>
    </w:p>
    <w:p>
      <w:pPr>
        <w:pStyle w:val="11"/>
        <w:snapToGrid w:val="0"/>
        <w:spacing w:line="360" w:lineRule="auto"/>
        <w:ind w:left="0" w:leftChars="0"/>
        <w:jc w:val="center"/>
      </w:pPr>
      <w:r>
        <w:drawing>
          <wp:inline distT="0" distB="0" distL="0" distR="0">
            <wp:extent cx="6344285" cy="1016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198" cy="10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請依照下列指定的情況，利用SQL指令完成要求：</w:t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請建立一視觀表(</w:t>
      </w:r>
      <w:r>
        <w:t>View</w:t>
      </w:r>
      <w:r>
        <w:rPr>
          <w:rFonts w:hint="eastAsia"/>
        </w:rPr>
        <w:t>)命名為「View_O</w:t>
      </w:r>
      <w:r>
        <w:t>r</w:t>
      </w:r>
      <w:r>
        <w:rPr>
          <w:rFonts w:hint="eastAsia"/>
        </w:rPr>
        <w:t>der_Count」，顯示各出版社、其所有書籍名稱和各書籍被購買數量以及書籍的銷售總額。</w:t>
      </w:r>
    </w:p>
    <w:p>
      <w:pPr>
        <w:pStyle w:val="11"/>
        <w:snapToGrid w:val="0"/>
        <w:spacing w:line="360" w:lineRule="auto"/>
        <w:ind w:left="0" w:leftChars="0"/>
        <w:jc w:val="center"/>
      </w:pPr>
      <w:r>
        <w:drawing>
          <wp:inline distT="0" distB="0" distL="0" distR="0">
            <wp:extent cx="6188710" cy="1278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655" cy="12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napToGrid w:val="0"/>
        <w:spacing w:line="360" w:lineRule="auto"/>
        <w:ind w:left="0" w:leftChars="0"/>
        <w:jc w:val="center"/>
      </w:pPr>
    </w:p>
    <w:p>
      <w:pPr>
        <w:pStyle w:val="11"/>
        <w:snapToGrid w:val="0"/>
        <w:spacing w:line="360" w:lineRule="auto"/>
        <w:ind w:left="0" w:leftChars="0"/>
        <w:jc w:val="center"/>
      </w:pP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將書籍</w:t>
      </w:r>
      <w:r>
        <w:t>” Programming iOS 12”</w:t>
      </w:r>
      <w:r>
        <w:rPr>
          <w:rFonts w:hint="eastAsia"/>
        </w:rPr>
        <w:t>之品名改為</w:t>
      </w:r>
      <w:r>
        <w:t>” Programming iOS 13”</w:t>
      </w:r>
      <w:r>
        <w:rPr>
          <w:rFonts w:hint="eastAsia"/>
        </w:rPr>
        <w:t>，並針對視觀表View_</w:t>
      </w:r>
      <w:r>
        <w:t>Or</w:t>
      </w:r>
      <w:r>
        <w:rPr>
          <w:rFonts w:hint="eastAsia"/>
        </w:rPr>
        <w:t>der_Count查詢</w:t>
      </w:r>
      <w:r>
        <w:t>OREILLY</w:t>
      </w:r>
      <w:r>
        <w:rPr>
          <w:rFonts w:hint="eastAsia"/>
        </w:rPr>
        <w:t>出版社之所有書籍。</w:t>
      </w:r>
    </w:p>
    <w:p>
      <w:pPr>
        <w:pStyle w:val="11"/>
        <w:snapToGrid w:val="0"/>
        <w:spacing w:line="360" w:lineRule="auto"/>
        <w:ind w:left="0" w:leftChars="0"/>
        <w:jc w:val="center"/>
      </w:pPr>
      <w:r>
        <w:drawing>
          <wp:inline distT="0" distB="0" distL="0" distR="0">
            <wp:extent cx="4864100" cy="111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針對視觀表View_Order_Count，查詢哪些出版社的銷售金額加總後，低於$</w:t>
      </w:r>
      <w:r>
        <w:t>5000</w:t>
      </w:r>
      <w:r>
        <w:rPr>
          <w:rFonts w:hint="eastAsia"/>
        </w:rPr>
        <w:t>，並顯示出版社名稱及總被購買次數及總金額</w:t>
      </w:r>
    </w:p>
    <w:p>
      <w:pPr>
        <w:snapToGrid w:val="0"/>
        <w:spacing w:line="360" w:lineRule="auto"/>
        <w:jc w:val="center"/>
      </w:pPr>
      <w:r>
        <w:drawing>
          <wp:inline distT="0" distB="0" distL="0" distR="0">
            <wp:extent cx="3403600" cy="85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napToGrid w:val="0"/>
        <w:spacing w:line="360" w:lineRule="auto"/>
        <w:ind w:left="1440" w:leftChars="0"/>
      </w:pPr>
    </w:p>
    <w:p>
      <w:pPr>
        <w:pStyle w:val="11"/>
        <w:numPr>
          <w:ilvl w:val="0"/>
          <w:numId w:val="1"/>
        </w:numPr>
        <w:snapToGrid w:val="0"/>
        <w:spacing w:line="360" w:lineRule="auto"/>
        <w:ind w:left="482" w:leftChars="0" w:hanging="482"/>
        <w:rPr>
          <w:sz w:val="32"/>
        </w:rPr>
      </w:pPr>
      <w:r>
        <w:rPr>
          <w:rFonts w:hint="eastAsia"/>
          <w:sz w:val="32"/>
        </w:rPr>
        <w:t>作業規定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作業型態：小組作業，請延續作業一的分組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繳交方式：由組長代表上傳至e-Learning網路學園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繳交期限：10</w:t>
      </w:r>
      <w:r>
        <w:t>7</w:t>
      </w:r>
      <w:r>
        <w:rPr>
          <w:rFonts w:hint="eastAsia"/>
        </w:rPr>
        <w:t>/12/0</w:t>
      </w:r>
      <w:r>
        <w:t>3</w:t>
      </w:r>
      <w:r>
        <w:rPr>
          <w:rFonts w:hint="eastAsia"/>
        </w:rPr>
        <w:t>(一)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對於檔案匯入、SQL語法或作業規定有問題者，可向吳俊逸助教諮詢：</w:t>
      </w:r>
      <w:r>
        <w:rPr>
          <w:rStyle w:val="7"/>
        </w:rPr>
        <w:fldChar w:fldCharType="begin"/>
      </w:r>
      <w:r>
        <w:rPr>
          <w:rStyle w:val="7"/>
        </w:rPr>
        <w:instrText xml:space="preserve"> HYPERLINK "mailto:m10623017@gemail.yuntech.edu.tw" </w:instrText>
      </w:r>
      <w:r>
        <w:rPr>
          <w:rStyle w:val="7"/>
        </w:rPr>
        <w:fldChar w:fldCharType="separate"/>
      </w:r>
      <w:r>
        <w:rPr>
          <w:rStyle w:val="7"/>
        </w:rPr>
        <w:t>m10623017@gemail.yuntech.edu.tw</w:t>
      </w:r>
      <w:r>
        <w:rPr>
          <w:rStyle w:val="7"/>
        </w:rPr>
        <w:fldChar w:fldCharType="end"/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嚴禁抄襲。發現抄襲者，無論抄襲或被抄襲，視情節輕重扣分或以零分計算。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遲交一天扣10分。</w:t>
      </w:r>
    </w:p>
    <w:p>
      <w:pPr>
        <w:widowControl/>
      </w:pPr>
      <w:r>
        <w:br w:type="page"/>
      </w:r>
    </w:p>
    <w:p>
      <w:pPr>
        <w:snapToGrid w:val="0"/>
        <w:spacing w:line="360" w:lineRule="auto"/>
      </w:pPr>
    </w:p>
    <w:p>
      <w:pPr>
        <w:pStyle w:val="11"/>
        <w:numPr>
          <w:ilvl w:val="0"/>
          <w:numId w:val="1"/>
        </w:numPr>
        <w:snapToGrid w:val="0"/>
        <w:spacing w:line="360" w:lineRule="auto"/>
        <w:ind w:left="482" w:leftChars="0" w:hanging="482"/>
        <w:rPr>
          <w:sz w:val="32"/>
        </w:rPr>
      </w:pPr>
      <w:r>
        <w:rPr>
          <w:rFonts w:hint="eastAsia"/>
          <w:sz w:val="32"/>
        </w:rPr>
        <w:t>繳交內容</w:t>
      </w:r>
    </w:p>
    <w:p>
      <w:pPr>
        <w:pStyle w:val="11"/>
        <w:numPr>
          <w:ilvl w:val="1"/>
          <w:numId w:val="1"/>
        </w:numPr>
        <w:snapToGrid w:val="0"/>
        <w:ind w:left="964" w:leftChars="0" w:hanging="482"/>
      </w:pPr>
      <w:r>
        <w:rPr>
          <w:rFonts w:hint="eastAsia"/>
        </w:rPr>
        <w:t>資料庫SQL檔</w:t>
      </w:r>
    </w:p>
    <w:p>
      <w:pPr>
        <w:pStyle w:val="11"/>
        <w:numPr>
          <w:ilvl w:val="0"/>
          <w:numId w:val="3"/>
        </w:numPr>
        <w:snapToGrid w:val="0"/>
        <w:ind w:leftChars="0"/>
      </w:pPr>
      <w:r>
        <w:rPr>
          <w:rFonts w:hint="eastAsia"/>
        </w:rPr>
        <w:t>將已建立的資料庫以「.sql」的檔案格式匯出</w:t>
      </w:r>
    </w:p>
    <w:p>
      <w:pPr>
        <w:pStyle w:val="11"/>
        <w:numPr>
          <w:ilvl w:val="0"/>
          <w:numId w:val="3"/>
        </w:numPr>
        <w:snapToGrid w:val="0"/>
        <w:ind w:leftChars="0"/>
      </w:pPr>
      <w:r>
        <w:rPr>
          <w:rFonts w:hint="eastAsia"/>
        </w:rPr>
        <w:t>命名規則：組長學號Hw2.sql (</w:t>
      </w:r>
      <w:r>
        <w:t>ex</w:t>
      </w:r>
      <w:r>
        <w:rPr>
          <w:rFonts w:hint="eastAsia"/>
        </w:rPr>
        <w:t>: B10323001Hw2.sql)</w:t>
      </w:r>
    </w:p>
    <w:p>
      <w:pPr>
        <w:pStyle w:val="11"/>
        <w:numPr>
          <w:ilvl w:val="1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書面說明PDF檔</w:t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內含每一條SQL指令及執行畫面。依照題號標示清楚，並以條列式簡述該SQL功能，最後附上該題的執行畫面。</w:t>
      </w:r>
    </w:p>
    <w:p>
      <w:pPr>
        <w:pStyle w:val="11"/>
        <w:snapToGrid w:val="0"/>
        <w:spacing w:line="360" w:lineRule="auto"/>
        <w:ind w:left="1440" w:leftChars="0"/>
      </w:pPr>
      <w:r>
        <w:t>Ex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針對某一個出版社，列出該出版社的書籍總被購買次數</w:t>
      </w:r>
    </w:p>
    <w:p>
      <w:pPr>
        <w:pStyle w:val="11"/>
        <w:snapToGrid w:val="0"/>
        <w:spacing w:line="360" w:lineRule="auto"/>
        <w:ind w:left="1440" w:leftChars="0"/>
      </w:pPr>
      <w:r>
        <w:tab/>
      </w:r>
      <w:r>
        <w:tab/>
      </w:r>
      <w:r>
        <w:t xml:space="preserve">SELECT * </w:t>
      </w:r>
    </w:p>
    <w:p>
      <w:pPr>
        <w:pStyle w:val="11"/>
        <w:snapToGrid w:val="0"/>
        <w:spacing w:line="360" w:lineRule="auto"/>
        <w:ind w:left="1440" w:leftChars="0"/>
      </w:pPr>
      <w:r>
        <w:tab/>
      </w:r>
      <w:r>
        <w:tab/>
      </w:r>
      <w:r>
        <w:t xml:space="preserve">FROM … </w:t>
      </w:r>
    </w:p>
    <w:p>
      <w:pPr>
        <w:pStyle w:val="11"/>
        <w:snapToGrid w:val="0"/>
        <w:spacing w:line="360" w:lineRule="auto"/>
        <w:ind w:left="1440" w:leftChars="0"/>
      </w:pPr>
      <w:r>
        <w:tab/>
      </w:r>
      <w:r>
        <w:tab/>
      </w:r>
      <w:r>
        <w:t>WHERE ….</w:t>
      </w:r>
    </w:p>
    <w:p>
      <w:pPr>
        <w:pStyle w:val="11"/>
        <w:snapToGrid w:val="0"/>
        <w:spacing w:line="360" w:lineRule="auto"/>
        <w:ind w:left="1440" w:leftChars="0"/>
      </w:pPr>
      <w:r>
        <w:tab/>
      </w:r>
      <w:r>
        <w:tab/>
      </w:r>
      <w:r>
        <w:drawing>
          <wp:inline distT="0" distB="0" distL="0" distR="0">
            <wp:extent cx="2184400" cy="66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2"/>
          <w:numId w:val="1"/>
        </w:numPr>
        <w:snapToGrid w:val="0"/>
        <w:spacing w:line="360" w:lineRule="auto"/>
        <w:ind w:leftChars="0"/>
      </w:pPr>
      <w:r>
        <w:rPr>
          <w:rFonts w:hint="eastAsia"/>
        </w:rPr>
        <w:t>命名規則：組長學號H</w:t>
      </w:r>
      <w:r>
        <w:t>w2.pdf (ex: B10</w:t>
      </w:r>
      <w:r>
        <w:rPr>
          <w:rFonts w:hint="eastAsia"/>
        </w:rPr>
        <w:t>3</w:t>
      </w:r>
      <w:r>
        <w:t>23001Hw2.pdf)</w:t>
      </w:r>
    </w:p>
    <w:p>
      <w:pPr>
        <w:pStyle w:val="11"/>
        <w:snapToGrid w:val="0"/>
        <w:spacing w:line="360" w:lineRule="auto"/>
        <w:ind w:left="1440" w:leftChars="0"/>
      </w:pPr>
    </w:p>
    <w:p>
      <w:pPr>
        <w:pStyle w:val="11"/>
        <w:numPr>
          <w:ilvl w:val="0"/>
          <w:numId w:val="1"/>
        </w:numPr>
        <w:snapToGrid w:val="0"/>
        <w:spacing w:line="360" w:lineRule="auto"/>
        <w:ind w:left="482" w:leftChars="0" w:hanging="482"/>
        <w:rPr>
          <w:sz w:val="32"/>
        </w:rPr>
      </w:pPr>
      <w:r>
        <w:rPr>
          <w:rFonts w:hint="eastAsia"/>
          <w:sz w:val="32"/>
        </w:rPr>
        <w:t>評分標準</w:t>
      </w:r>
    </w:p>
    <w:p>
      <w:pPr>
        <w:pStyle w:val="11"/>
        <w:numPr>
          <w:ilvl w:val="0"/>
          <w:numId w:val="4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資料內容10%</w:t>
      </w:r>
    </w:p>
    <w:p>
      <w:pPr>
        <w:pStyle w:val="11"/>
        <w:numPr>
          <w:ilvl w:val="0"/>
          <w:numId w:val="4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第3到第4題每小題10%</w:t>
      </w:r>
    </w:p>
    <w:p>
      <w:pPr>
        <w:pStyle w:val="11"/>
        <w:numPr>
          <w:ilvl w:val="0"/>
          <w:numId w:val="4"/>
        </w:numPr>
        <w:snapToGrid w:val="0"/>
        <w:spacing w:line="360" w:lineRule="auto"/>
        <w:ind w:leftChars="0"/>
        <w:rPr>
          <w:sz w:val="32"/>
        </w:rPr>
      </w:pPr>
      <w:r>
        <w:rPr>
          <w:rFonts w:hint="eastAsia"/>
          <w:szCs w:val="24"/>
        </w:rPr>
        <w:t>書面內容20%</w:t>
      </w:r>
    </w:p>
    <w:p>
      <w:pPr>
        <w:widowControl/>
        <w:rPr>
          <w:ins w:id="0" w:author="juck30808" w:date="2021-01-09T18:43:25Z"/>
        </w:rPr>
      </w:pPr>
      <w:ins w:id="1" w:author="juck30808" w:date="2021-01-09T18:43:25Z">
        <w:r>
          <w:rPr/>
          <w:br w:type="page"/>
        </w:r>
      </w:ins>
    </w:p>
    <w:p>
      <w:pPr>
        <w:rPr>
          <w:ins w:id="2" w:author="juck30808" w:date="2021-01-09T18:43:25Z"/>
          <w:sz w:val="18"/>
          <w:szCs w:val="18"/>
        </w:rPr>
      </w:pPr>
      <w:ins w:id="3" w:author="juck30808" w:date="2021-01-09T18:43:25Z">
        <w:r>
          <w:rPr>
            <w:rFonts w:hint="eastAsia"/>
            <w:sz w:val="18"/>
            <w:szCs w:val="18"/>
          </w:rPr>
          <w:t>1.請依照下列指定的情況，利用SQL指令完成要求：</w:t>
        </w:r>
      </w:ins>
    </w:p>
    <w:p>
      <w:pPr>
        <w:ind w:left="240" w:leftChars="100"/>
        <w:rPr>
          <w:ins w:id="4" w:author="juck30808" w:date="2021-01-09T18:43:25Z"/>
          <w:rFonts w:hint="eastAsia"/>
          <w:sz w:val="18"/>
          <w:szCs w:val="18"/>
        </w:rPr>
      </w:pPr>
      <w:ins w:id="5" w:author="juck30808" w:date="2021-01-09T18:43:25Z">
        <w:r>
          <w:rPr>
            <w:rFonts w:hint="eastAsia"/>
            <w:sz w:val="18"/>
            <w:szCs w:val="18"/>
          </w:rPr>
          <w:t>(1)針對某一個出版社，列出該出版社的書籍總被購買數量</w:t>
        </w:r>
      </w:ins>
    </w:p>
    <w:p>
      <w:pPr>
        <w:ind w:left="480" w:leftChars="200"/>
        <w:rPr>
          <w:ins w:id="6" w:author="juck30808" w:date="2021-01-09T18:43:25Z"/>
          <w:sz w:val="18"/>
          <w:szCs w:val="18"/>
        </w:rPr>
      </w:pPr>
      <w:ins w:id="7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71770" cy="668020"/>
              <wp:effectExtent l="0" t="0" r="5080" b="0"/>
              <wp:docPr id="2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圖片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770" cy="668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9" w:author="juck30808" w:date="2021-01-09T18:43:25Z"/>
          <w:sz w:val="18"/>
          <w:szCs w:val="18"/>
        </w:rPr>
      </w:pPr>
      <w:ins w:id="10" w:author="juck30808" w:date="2021-01-09T18:43:25Z">
        <w:r>
          <w:rPr>
            <w:rFonts w:hint="eastAsia"/>
            <w:sz w:val="18"/>
            <w:szCs w:val="18"/>
          </w:rPr>
          <w:drawing>
            <wp:inline distT="0" distB="0" distL="0" distR="0">
              <wp:extent cx="5271770" cy="439420"/>
              <wp:effectExtent l="0" t="0" r="5080" b="0"/>
              <wp:docPr id="1" name="圖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圖片 9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42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1770" cy="439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12" w:author="juck30808" w:date="2021-01-09T18:43:25Z"/>
          <w:sz w:val="18"/>
          <w:szCs w:val="18"/>
        </w:rPr>
      </w:pPr>
      <w:ins w:id="13" w:author="juck30808" w:date="2021-01-09T18:43:25Z">
        <w:r>
          <w:rPr>
            <w:sz w:val="18"/>
            <w:szCs w:val="18"/>
          </w:rPr>
          <w:t>1.</w:t>
        </w:r>
      </w:ins>
      <w:ins w:id="14" w:author="juck30808" w:date="2021-01-09T18:43:25Z">
        <w:r>
          <w:rPr>
            <w:rFonts w:hint="eastAsia"/>
            <w:sz w:val="18"/>
            <w:szCs w:val="18"/>
          </w:rPr>
          <w:t>取得「</w:t>
        </w:r>
      </w:ins>
      <w:ins w:id="15" w:author="juck30808" w:date="2021-01-09T18:43:25Z">
        <w:r>
          <w:rPr>
            <w:sz w:val="18"/>
            <w:szCs w:val="18"/>
          </w:rPr>
          <w:t>P_name</w:t>
        </w:r>
      </w:ins>
      <w:ins w:id="16" w:author="juck30808" w:date="2021-01-09T18:43:25Z">
        <w:r>
          <w:rPr>
            <w:rFonts w:hint="eastAsia"/>
            <w:sz w:val="18"/>
            <w:szCs w:val="18"/>
          </w:rPr>
          <w:t xml:space="preserve"> (</w:t>
        </w:r>
      </w:ins>
      <w:ins w:id="17" w:author="juck30808" w:date="2021-01-09T18:43:25Z">
        <w:r>
          <w:rPr>
            <w:sz w:val="18"/>
            <w:szCs w:val="18"/>
          </w:rPr>
          <w:t>supplier)</w:t>
        </w:r>
      </w:ins>
      <w:ins w:id="18" w:author="juck30808" w:date="2021-01-09T18:43:25Z">
        <w:r>
          <w:rPr>
            <w:rFonts w:hint="eastAsia"/>
            <w:sz w:val="18"/>
            <w:szCs w:val="18"/>
          </w:rPr>
          <w:t>」跟「總購買數量</w:t>
        </w:r>
      </w:ins>
      <w:ins w:id="19" w:author="juck30808" w:date="2021-01-09T18:43:25Z">
        <w:r>
          <w:rPr>
            <w:sz w:val="18"/>
            <w:szCs w:val="18"/>
          </w:rPr>
          <w:t>OD_Count</w:t>
        </w:r>
      </w:ins>
      <w:ins w:id="20" w:author="juck30808" w:date="2021-01-09T18:43:25Z">
        <w:r>
          <w:rPr>
            <w:rFonts w:hint="eastAsia"/>
            <w:sz w:val="18"/>
            <w:szCs w:val="18"/>
          </w:rPr>
          <w:t>(</w:t>
        </w:r>
      </w:ins>
      <w:ins w:id="21" w:author="juck30808" w:date="2021-01-09T18:43:25Z">
        <w:r>
          <w:rPr>
            <w:sz w:val="18"/>
            <w:szCs w:val="18"/>
          </w:rPr>
          <w:t>odetail)</w:t>
        </w:r>
      </w:ins>
      <w:ins w:id="22" w:author="juck30808" w:date="2021-01-09T18:43:25Z">
        <w:r>
          <w:rPr>
            <w:rFonts w:hint="eastAsia"/>
            <w:sz w:val="18"/>
            <w:szCs w:val="18"/>
          </w:rPr>
          <w:t>」資料</w:t>
        </w:r>
      </w:ins>
    </w:p>
    <w:p>
      <w:pPr>
        <w:ind w:left="480" w:leftChars="200"/>
        <w:rPr>
          <w:ins w:id="23" w:author="juck30808" w:date="2021-01-09T18:43:25Z"/>
          <w:rFonts w:hint="eastAsia"/>
          <w:sz w:val="18"/>
          <w:szCs w:val="18"/>
        </w:rPr>
      </w:pPr>
      <w:ins w:id="24" w:author="juck30808" w:date="2021-01-09T18:43:25Z">
        <w:r>
          <w:rPr>
            <w:rFonts w:hint="eastAsia"/>
            <w:sz w:val="18"/>
            <w:szCs w:val="18"/>
          </w:rPr>
          <w:t>2.從</w:t>
        </w:r>
      </w:ins>
      <w:ins w:id="25" w:author="juck30808" w:date="2021-01-09T18:43:25Z">
        <w:r>
          <w:rPr>
            <w:sz w:val="18"/>
            <w:szCs w:val="18"/>
          </w:rPr>
          <w:t>odetail, book, supplier</w:t>
        </w:r>
      </w:ins>
      <w:ins w:id="26" w:author="juck30808" w:date="2021-01-09T18:43:25Z">
        <w:r>
          <w:rPr>
            <w:rFonts w:hint="eastAsia"/>
            <w:sz w:val="18"/>
            <w:szCs w:val="18"/>
          </w:rPr>
          <w:t>選取資料表</w:t>
        </w:r>
      </w:ins>
    </w:p>
    <w:p>
      <w:pPr>
        <w:ind w:left="480" w:leftChars="200"/>
        <w:rPr>
          <w:ins w:id="27" w:author="juck30808" w:date="2021-01-09T18:43:25Z"/>
          <w:rFonts w:hint="eastAsia"/>
          <w:sz w:val="18"/>
          <w:szCs w:val="18"/>
        </w:rPr>
      </w:pPr>
      <w:ins w:id="28" w:author="juck30808" w:date="2021-01-09T18:43:25Z">
        <w:r>
          <w:rPr>
            <w:rFonts w:hint="eastAsia"/>
            <w:sz w:val="18"/>
            <w:szCs w:val="18"/>
          </w:rPr>
          <w:t>3.從「</w:t>
        </w:r>
      </w:ins>
      <w:ins w:id="29" w:author="juck30808" w:date="2021-01-09T18:43:25Z">
        <w:r>
          <w:rPr>
            <w:sz w:val="18"/>
            <w:szCs w:val="18"/>
          </w:rPr>
          <w:t>P_name</w:t>
        </w:r>
      </w:ins>
      <w:ins w:id="30" w:author="juck30808" w:date="2021-01-09T18:43:25Z">
        <w:r>
          <w:rPr>
            <w:rFonts w:hint="eastAsia"/>
            <w:sz w:val="18"/>
            <w:szCs w:val="18"/>
          </w:rPr>
          <w:t>」中找</w:t>
        </w:r>
      </w:ins>
      <w:ins w:id="31" w:author="juck30808" w:date="2021-01-09T18:43:25Z">
        <w:r>
          <w:rPr>
            <w:sz w:val="18"/>
            <w:szCs w:val="18"/>
          </w:rPr>
          <w:t>”Apress</w:t>
        </w:r>
      </w:ins>
      <w:ins w:id="32" w:author="juck30808" w:date="2021-01-09T18:43:25Z">
        <w:r>
          <w:rPr>
            <w:rFonts w:hint="eastAsia"/>
            <w:sz w:val="18"/>
            <w:szCs w:val="18"/>
          </w:rPr>
          <w:t>資料&amp;串聯</w:t>
        </w:r>
      </w:ins>
      <w:ins w:id="33" w:author="juck30808" w:date="2021-01-09T18:43:25Z">
        <w:r>
          <w:rPr>
            <w:sz w:val="18"/>
            <w:szCs w:val="18"/>
          </w:rPr>
          <w:t>supplier.P_ID = book.P_ID AND book.B_ID = odetail.B_ID</w:t>
        </w:r>
      </w:ins>
    </w:p>
    <w:p>
      <w:pPr>
        <w:ind w:left="480" w:leftChars="200"/>
        <w:rPr>
          <w:ins w:id="34" w:author="juck30808" w:date="2021-01-09T18:43:25Z"/>
          <w:sz w:val="18"/>
          <w:szCs w:val="18"/>
        </w:rPr>
      </w:pPr>
      <w:ins w:id="35" w:author="juck30808" w:date="2021-01-09T18:43:25Z">
        <w:r>
          <w:rPr>
            <w:rFonts w:hint="eastAsia"/>
            <w:sz w:val="18"/>
            <w:szCs w:val="18"/>
          </w:rPr>
          <w:t>/</w:t>
        </w:r>
      </w:ins>
    </w:p>
    <w:p>
      <w:pPr>
        <w:ind w:left="480" w:leftChars="200"/>
        <w:rPr>
          <w:ins w:id="36" w:author="juck30808" w:date="2021-01-09T18:43:25Z"/>
          <w:sz w:val="18"/>
          <w:szCs w:val="18"/>
        </w:rPr>
      </w:pPr>
      <w:ins w:id="37" w:author="juck30808" w:date="2021-01-09T18:43:25Z">
        <w:r>
          <w:rPr>
            <w:sz w:val="18"/>
            <w:szCs w:val="18"/>
          </w:rPr>
          <w:t>Code:</w:t>
        </w:r>
      </w:ins>
    </w:p>
    <w:p>
      <w:pPr>
        <w:ind w:left="480" w:leftChars="200"/>
        <w:rPr>
          <w:ins w:id="38" w:author="juck30808" w:date="2021-01-09T18:43:25Z"/>
          <w:rFonts w:hint="eastAsia"/>
          <w:sz w:val="18"/>
          <w:szCs w:val="18"/>
        </w:rPr>
      </w:pPr>
      <w:ins w:id="39" w:author="juck30808" w:date="2021-01-09T18:43:25Z">
        <w:r>
          <w:rPr>
            <w:rFonts w:hint="eastAsia"/>
            <w:sz w:val="18"/>
            <w:szCs w:val="18"/>
          </w:rPr>
          <w:t>SELECT P_name, SUM(OD_Count) as '總被購買數量'</w:t>
        </w:r>
      </w:ins>
    </w:p>
    <w:p>
      <w:pPr>
        <w:ind w:left="480" w:leftChars="200"/>
        <w:rPr>
          <w:ins w:id="40" w:author="juck30808" w:date="2021-01-09T18:43:25Z"/>
          <w:sz w:val="18"/>
          <w:szCs w:val="18"/>
        </w:rPr>
      </w:pPr>
      <w:ins w:id="41" w:author="juck30808" w:date="2021-01-09T18:43:25Z">
        <w:r>
          <w:rPr>
            <w:sz w:val="18"/>
            <w:szCs w:val="18"/>
          </w:rPr>
          <w:t>FROM odetail, book, supplier</w:t>
        </w:r>
      </w:ins>
    </w:p>
    <w:p>
      <w:pPr>
        <w:ind w:left="480" w:leftChars="200"/>
        <w:rPr>
          <w:ins w:id="42" w:author="juck30808" w:date="2021-01-09T18:43:25Z"/>
          <w:sz w:val="18"/>
          <w:szCs w:val="18"/>
        </w:rPr>
      </w:pPr>
      <w:ins w:id="43" w:author="juck30808" w:date="2021-01-09T18:43:25Z">
        <w:r>
          <w:rPr>
            <w:sz w:val="18"/>
            <w:szCs w:val="18"/>
          </w:rPr>
          <w:t>WHERE supplier.P_name = 'Apress' AND supplier.P_ID = book.P_ID AND book.B_ID = odetail.B_ID</w:t>
        </w:r>
      </w:ins>
    </w:p>
    <w:p>
      <w:pPr>
        <w:ind w:left="240" w:leftChars="100"/>
        <w:rPr>
          <w:ins w:id="44" w:author="juck30808" w:date="2021-01-09T18:43:25Z"/>
          <w:rFonts w:hint="eastAsia"/>
          <w:sz w:val="18"/>
          <w:szCs w:val="18"/>
        </w:rPr>
      </w:pPr>
    </w:p>
    <w:p>
      <w:pPr>
        <w:rPr>
          <w:ins w:id="45" w:author="juck30808" w:date="2021-01-09T18:43:25Z"/>
          <w:rFonts w:hint="eastAsia"/>
          <w:sz w:val="18"/>
          <w:szCs w:val="18"/>
        </w:rPr>
      </w:pPr>
    </w:p>
    <w:p>
      <w:pPr>
        <w:rPr>
          <w:ins w:id="46" w:author="juck30808" w:date="2021-01-09T18:43:25Z"/>
          <w:sz w:val="18"/>
          <w:szCs w:val="18"/>
        </w:rPr>
      </w:pPr>
      <w:ins w:id="47" w:author="juck30808" w:date="2021-01-09T18:43:25Z">
        <w:r>
          <w:rPr>
            <w:rFonts w:hint="eastAsia"/>
            <w:sz w:val="18"/>
            <w:szCs w:val="18"/>
          </w:rPr>
          <w:t xml:space="preserve"> (2)針對某一個出版社，列出該出版社名稱所有書籍，</w:t>
        </w:r>
      </w:ins>
    </w:p>
    <w:p>
      <w:pPr>
        <w:rPr>
          <w:ins w:id="48" w:author="juck30808" w:date="2021-01-09T18:43:25Z"/>
          <w:rFonts w:hint="eastAsia"/>
          <w:sz w:val="18"/>
          <w:szCs w:val="18"/>
        </w:rPr>
      </w:pPr>
      <w:ins w:id="49" w:author="juck30808" w:date="2021-01-09T18:43:25Z">
        <w:r>
          <w:rPr>
            <w:rFonts w:hint="eastAsia"/>
            <w:sz w:val="18"/>
            <w:szCs w:val="18"/>
          </w:rPr>
          <w:t xml:space="preserve"> 並只顯示被購買數量大於</w:t>
        </w:r>
      </w:ins>
      <w:ins w:id="50" w:author="juck30808" w:date="2021-01-09T18:43:25Z">
        <w:r>
          <w:rPr>
            <w:sz w:val="18"/>
            <w:szCs w:val="18"/>
          </w:rPr>
          <w:t>2</w:t>
        </w:r>
      </w:ins>
      <w:ins w:id="51" w:author="juck30808" w:date="2021-01-09T18:43:25Z">
        <w:r>
          <w:rPr>
            <w:rFonts w:hint="eastAsia"/>
            <w:sz w:val="18"/>
            <w:szCs w:val="18"/>
          </w:rPr>
          <w:t>的書籍。最後以被購買數量由小到大排序。</w:t>
        </w:r>
      </w:ins>
    </w:p>
    <w:p>
      <w:pPr>
        <w:rPr>
          <w:ins w:id="52" w:author="juck30808" w:date="2021-01-09T18:43:25Z"/>
          <w:sz w:val="18"/>
          <w:szCs w:val="18"/>
        </w:rPr>
      </w:pPr>
      <w:ins w:id="53" w:author="juck30808" w:date="2021-01-09T18:43:25Z">
        <w:r>
          <w:rPr>
            <w:rFonts w:hint="eastAsia"/>
            <w:sz w:val="18"/>
            <w:szCs w:val="18"/>
          </w:rPr>
          <w:t xml:space="preserve"> </w:t>
        </w:r>
      </w:ins>
      <w:ins w:id="54" w:author="juck30808" w:date="2021-01-09T18:43:25Z">
        <w:r>
          <w:rPr>
            <w:sz w:val="18"/>
            <w:szCs w:val="18"/>
          </w:rPr>
          <w:tab/>
        </w:r>
      </w:ins>
      <w:ins w:id="55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3291840" cy="548640"/>
              <wp:effectExtent l="0" t="0" r="3810" b="3810"/>
              <wp:docPr id="20" name="圖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圖片 20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1840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57" w:author="juck30808" w:date="2021-01-09T18:43:25Z"/>
          <w:sz w:val="18"/>
          <w:szCs w:val="18"/>
        </w:rPr>
      </w:pPr>
      <w:ins w:id="58" w:author="juck30808" w:date="2021-01-09T18:43:25Z">
        <w:r>
          <w:rPr>
            <w:sz w:val="18"/>
            <w:szCs w:val="18"/>
          </w:rPr>
          <w:t>1.</w:t>
        </w:r>
      </w:ins>
      <w:ins w:id="59" w:author="juck30808" w:date="2021-01-09T18:43:25Z">
        <w:r>
          <w:rPr>
            <w:rFonts w:hint="eastAsia"/>
            <w:sz w:val="18"/>
            <w:szCs w:val="18"/>
          </w:rPr>
          <w:t>取得「</w:t>
        </w:r>
      </w:ins>
      <w:ins w:id="60" w:author="juck30808" w:date="2021-01-09T18:43:25Z">
        <w:r>
          <w:rPr>
            <w:sz w:val="18"/>
            <w:szCs w:val="18"/>
          </w:rPr>
          <w:t>P_name</w:t>
        </w:r>
      </w:ins>
      <w:ins w:id="61" w:author="juck30808" w:date="2021-01-09T18:43:25Z">
        <w:r>
          <w:rPr>
            <w:rFonts w:hint="eastAsia"/>
            <w:sz w:val="18"/>
            <w:szCs w:val="18"/>
          </w:rPr>
          <w:t xml:space="preserve"> (</w:t>
        </w:r>
      </w:ins>
      <w:ins w:id="62" w:author="juck30808" w:date="2021-01-09T18:43:25Z">
        <w:r>
          <w:rPr>
            <w:sz w:val="18"/>
            <w:szCs w:val="18"/>
          </w:rPr>
          <w:t>supplier)</w:t>
        </w:r>
      </w:ins>
      <w:ins w:id="63" w:author="juck30808" w:date="2021-01-09T18:43:25Z">
        <w:r>
          <w:rPr>
            <w:rFonts w:hint="eastAsia"/>
            <w:sz w:val="18"/>
            <w:szCs w:val="18"/>
          </w:rPr>
          <w:t>」跟「被購買數量</w:t>
        </w:r>
      </w:ins>
      <w:ins w:id="64" w:author="juck30808" w:date="2021-01-09T18:43:25Z">
        <w:r>
          <w:rPr>
            <w:sz w:val="18"/>
            <w:szCs w:val="18"/>
          </w:rPr>
          <w:t>OD_Count</w:t>
        </w:r>
      </w:ins>
      <w:ins w:id="65" w:author="juck30808" w:date="2021-01-09T18:43:25Z">
        <w:r>
          <w:rPr>
            <w:rFonts w:hint="eastAsia"/>
            <w:sz w:val="18"/>
            <w:szCs w:val="18"/>
          </w:rPr>
          <w:t>(</w:t>
        </w:r>
      </w:ins>
      <w:ins w:id="66" w:author="juck30808" w:date="2021-01-09T18:43:25Z">
        <w:r>
          <w:rPr>
            <w:sz w:val="18"/>
            <w:szCs w:val="18"/>
          </w:rPr>
          <w:t>odetail)</w:t>
        </w:r>
      </w:ins>
      <w:ins w:id="67" w:author="juck30808" w:date="2021-01-09T18:43:25Z">
        <w:r>
          <w:rPr>
            <w:rFonts w:hint="eastAsia"/>
            <w:sz w:val="18"/>
            <w:szCs w:val="18"/>
          </w:rPr>
          <w:t>」資料</w:t>
        </w:r>
      </w:ins>
    </w:p>
    <w:p>
      <w:pPr>
        <w:ind w:left="480" w:leftChars="200"/>
        <w:rPr>
          <w:ins w:id="68" w:author="juck30808" w:date="2021-01-09T18:43:25Z"/>
          <w:rFonts w:hint="eastAsia"/>
          <w:sz w:val="18"/>
          <w:szCs w:val="18"/>
        </w:rPr>
      </w:pPr>
      <w:ins w:id="69" w:author="juck30808" w:date="2021-01-09T18:43:25Z">
        <w:r>
          <w:rPr>
            <w:rFonts w:hint="eastAsia"/>
            <w:sz w:val="18"/>
            <w:szCs w:val="18"/>
          </w:rPr>
          <w:t>2.從</w:t>
        </w:r>
      </w:ins>
      <w:ins w:id="70" w:author="juck30808" w:date="2021-01-09T18:43:25Z">
        <w:r>
          <w:rPr>
            <w:sz w:val="18"/>
            <w:szCs w:val="18"/>
          </w:rPr>
          <w:t>odetail, book, supplier</w:t>
        </w:r>
      </w:ins>
      <w:ins w:id="71" w:author="juck30808" w:date="2021-01-09T18:43:25Z">
        <w:r>
          <w:rPr>
            <w:rFonts w:hint="eastAsia"/>
            <w:sz w:val="18"/>
            <w:szCs w:val="18"/>
          </w:rPr>
          <w:t>選取資料表</w:t>
        </w:r>
      </w:ins>
    </w:p>
    <w:p>
      <w:pPr>
        <w:ind w:left="480" w:leftChars="200"/>
        <w:rPr>
          <w:ins w:id="72" w:author="juck30808" w:date="2021-01-09T18:43:25Z"/>
          <w:sz w:val="18"/>
          <w:szCs w:val="18"/>
        </w:rPr>
      </w:pPr>
      <w:ins w:id="73" w:author="juck30808" w:date="2021-01-09T18:43:25Z">
        <w:r>
          <w:rPr>
            <w:rFonts w:hint="eastAsia"/>
            <w:sz w:val="18"/>
            <w:szCs w:val="18"/>
          </w:rPr>
          <w:t>3.從「</w:t>
        </w:r>
      </w:ins>
      <w:ins w:id="74" w:author="juck30808" w:date="2021-01-09T18:43:25Z">
        <w:r>
          <w:rPr>
            <w:sz w:val="18"/>
            <w:szCs w:val="18"/>
          </w:rPr>
          <w:t>supplier.P_name</w:t>
        </w:r>
      </w:ins>
      <w:ins w:id="75" w:author="juck30808" w:date="2021-01-09T18:43:25Z">
        <w:r>
          <w:rPr>
            <w:rFonts w:hint="eastAsia"/>
            <w:sz w:val="18"/>
            <w:szCs w:val="18"/>
          </w:rPr>
          <w:t>」中找</w:t>
        </w:r>
      </w:ins>
      <w:ins w:id="76" w:author="juck30808" w:date="2021-01-09T18:43:25Z">
        <w:r>
          <w:rPr>
            <w:sz w:val="18"/>
            <w:szCs w:val="18"/>
          </w:rPr>
          <w:t>” 'OREILLY'</w:t>
        </w:r>
      </w:ins>
      <w:ins w:id="77" w:author="juck30808" w:date="2021-01-09T18:43:25Z">
        <w:r>
          <w:rPr>
            <w:rFonts w:hint="eastAsia"/>
            <w:sz w:val="18"/>
            <w:szCs w:val="18"/>
          </w:rPr>
          <w:t>資料&amp;串聯</w:t>
        </w:r>
      </w:ins>
      <w:ins w:id="78" w:author="juck30808" w:date="2021-01-09T18:43:25Z">
        <w:r>
          <w:rPr>
            <w:sz w:val="18"/>
            <w:szCs w:val="18"/>
          </w:rPr>
          <w:t>supplier.P_ID = book.P_ID AND book.B_ID = odetail.B_ID</w:t>
        </w:r>
      </w:ins>
    </w:p>
    <w:p>
      <w:pPr>
        <w:ind w:left="480" w:leftChars="200"/>
        <w:rPr>
          <w:ins w:id="79" w:author="juck30808" w:date="2021-01-09T18:43:25Z"/>
          <w:sz w:val="18"/>
          <w:szCs w:val="18"/>
        </w:rPr>
      </w:pPr>
      <w:ins w:id="80" w:author="juck30808" w:date="2021-01-09T18:43:25Z">
        <w:r>
          <w:rPr>
            <w:sz w:val="18"/>
            <w:szCs w:val="18"/>
          </w:rPr>
          <w:t>4.</w:t>
        </w:r>
      </w:ins>
      <w:ins w:id="81" w:author="juck30808" w:date="2021-01-09T18:43:25Z">
        <w:r>
          <w:rPr>
            <w:rFonts w:hint="eastAsia"/>
            <w:sz w:val="18"/>
            <w:szCs w:val="18"/>
          </w:rPr>
          <w:t>設定條件為「被購買數量&gt;2」</w:t>
        </w:r>
      </w:ins>
    </w:p>
    <w:p>
      <w:pPr>
        <w:ind w:left="480" w:leftChars="200"/>
        <w:rPr>
          <w:ins w:id="82" w:author="juck30808" w:date="2021-01-09T18:43:25Z"/>
          <w:sz w:val="18"/>
          <w:szCs w:val="18"/>
        </w:rPr>
      </w:pPr>
      <w:ins w:id="83" w:author="juck30808" w:date="2021-01-09T18:43:25Z">
        <w:r>
          <w:rPr>
            <w:sz w:val="18"/>
            <w:szCs w:val="18"/>
          </w:rPr>
          <w:t>5.</w:t>
        </w:r>
      </w:ins>
      <w:ins w:id="84" w:author="juck30808" w:date="2021-01-09T18:43:25Z">
        <w:r>
          <w:rPr>
            <w:rFonts w:hint="eastAsia"/>
            <w:sz w:val="18"/>
            <w:szCs w:val="18"/>
          </w:rPr>
          <w:t>聯集第二個table</w:t>
        </w:r>
      </w:ins>
      <w:ins w:id="85" w:author="juck30808" w:date="2021-01-09T18:43:25Z">
        <w:r>
          <w:rPr>
            <w:sz w:val="18"/>
            <w:szCs w:val="18"/>
          </w:rPr>
          <w:t>…</w:t>
        </w:r>
      </w:ins>
    </w:p>
    <w:p>
      <w:pPr>
        <w:ind w:left="480" w:leftChars="200"/>
        <w:rPr>
          <w:ins w:id="86" w:author="juck30808" w:date="2021-01-09T18:43:25Z"/>
          <w:rFonts w:hint="eastAsia"/>
          <w:sz w:val="18"/>
          <w:szCs w:val="18"/>
        </w:rPr>
      </w:pPr>
      <w:ins w:id="87" w:author="juck30808" w:date="2021-01-09T18:43:25Z">
        <w:r>
          <w:rPr>
            <w:rFonts w:hint="eastAsia"/>
            <w:sz w:val="18"/>
            <w:szCs w:val="18"/>
          </w:rPr>
          <w:t>(</w:t>
        </w:r>
      </w:ins>
      <w:ins w:id="88" w:author="juck30808" w:date="2021-01-09T18:43:25Z">
        <w:r>
          <w:rPr>
            <w:sz w:val="18"/>
            <w:szCs w:val="18"/>
          </w:rPr>
          <w:t>5~</w:t>
        </w:r>
      </w:ins>
      <w:ins w:id="89" w:author="juck30808" w:date="2021-01-09T18:43:25Z">
        <w:r>
          <w:rPr>
            <w:rFonts w:hint="eastAsia"/>
            <w:sz w:val="18"/>
            <w:szCs w:val="18"/>
          </w:rPr>
          <w:t>最後)重複上列動作</w:t>
        </w:r>
      </w:ins>
    </w:p>
    <w:p>
      <w:pPr>
        <w:ind w:left="480" w:leftChars="200"/>
        <w:rPr>
          <w:ins w:id="90" w:author="juck30808" w:date="2021-01-09T18:43:25Z"/>
          <w:sz w:val="18"/>
          <w:szCs w:val="18"/>
        </w:rPr>
      </w:pPr>
      <w:ins w:id="91" w:author="juck30808" w:date="2021-01-09T18:43:25Z">
        <w:r>
          <w:rPr>
            <w:rFonts w:hint="eastAsia"/>
            <w:sz w:val="18"/>
            <w:szCs w:val="18"/>
          </w:rPr>
          <w:t>/</w:t>
        </w:r>
      </w:ins>
    </w:p>
    <w:p>
      <w:pPr>
        <w:ind w:left="480" w:leftChars="200"/>
        <w:rPr>
          <w:ins w:id="92" w:author="juck30808" w:date="2021-01-09T18:43:25Z"/>
          <w:sz w:val="18"/>
          <w:szCs w:val="18"/>
        </w:rPr>
      </w:pPr>
      <w:ins w:id="93" w:author="juck30808" w:date="2021-01-09T18:43:25Z">
        <w:r>
          <w:rPr>
            <w:rFonts w:hint="eastAsia"/>
            <w:sz w:val="18"/>
            <w:szCs w:val="18"/>
          </w:rPr>
          <w:t>C</w:t>
        </w:r>
      </w:ins>
      <w:ins w:id="94" w:author="juck30808" w:date="2021-01-09T18:43:25Z">
        <w:r>
          <w:rPr>
            <w:sz w:val="18"/>
            <w:szCs w:val="18"/>
          </w:rPr>
          <w:t>ode</w:t>
        </w:r>
      </w:ins>
    </w:p>
    <w:p>
      <w:pPr>
        <w:rPr>
          <w:ins w:id="95" w:author="juck30808" w:date="2021-01-09T18:43:25Z"/>
          <w:rFonts w:hint="eastAsia"/>
          <w:sz w:val="18"/>
          <w:szCs w:val="18"/>
        </w:rPr>
      </w:pPr>
      <w:ins w:id="96" w:author="juck30808" w:date="2021-01-09T18:43:25Z">
        <w:r>
          <w:rPr>
            <w:sz w:val="18"/>
            <w:szCs w:val="18"/>
          </w:rPr>
          <w:tab/>
        </w:r>
      </w:ins>
      <w:ins w:id="97" w:author="juck30808" w:date="2021-01-09T18:43:25Z">
        <w:r>
          <w:rPr>
            <w:rFonts w:hint="eastAsia"/>
            <w:sz w:val="18"/>
            <w:szCs w:val="18"/>
          </w:rPr>
          <w:t>SELECT P_name, B_name, SUM(OD_Count) as '被購買數量'</w:t>
        </w:r>
      </w:ins>
    </w:p>
    <w:p>
      <w:pPr>
        <w:ind w:left="480" w:leftChars="200"/>
        <w:rPr>
          <w:ins w:id="98" w:author="juck30808" w:date="2021-01-09T18:43:25Z"/>
          <w:sz w:val="18"/>
          <w:szCs w:val="18"/>
        </w:rPr>
      </w:pPr>
      <w:ins w:id="99" w:author="juck30808" w:date="2021-01-09T18:43:25Z">
        <w:r>
          <w:rPr>
            <w:sz w:val="18"/>
            <w:szCs w:val="18"/>
          </w:rPr>
          <w:t>FROM supplier, odetail, book</w:t>
        </w:r>
      </w:ins>
    </w:p>
    <w:p>
      <w:pPr>
        <w:ind w:left="480" w:leftChars="200"/>
        <w:rPr>
          <w:ins w:id="100" w:author="juck30808" w:date="2021-01-09T18:43:25Z"/>
          <w:sz w:val="18"/>
          <w:szCs w:val="18"/>
        </w:rPr>
      </w:pPr>
      <w:ins w:id="101" w:author="juck30808" w:date="2021-01-09T18:43:25Z">
        <w:r>
          <w:rPr>
            <w:sz w:val="18"/>
            <w:szCs w:val="18"/>
          </w:rPr>
          <w:t>WHERE supplier.P_name='OREILLY' AND book.B_name='Designing with Data' AND supplier.P_ID = book.P_ID AND book.B_ID = odetail.B_ID</w:t>
        </w:r>
      </w:ins>
    </w:p>
    <w:p>
      <w:pPr>
        <w:ind w:left="480" w:leftChars="200"/>
        <w:rPr>
          <w:ins w:id="102" w:author="juck30808" w:date="2021-01-09T18:43:25Z"/>
          <w:rFonts w:hint="eastAsia"/>
          <w:sz w:val="18"/>
          <w:szCs w:val="18"/>
        </w:rPr>
      </w:pPr>
      <w:ins w:id="103" w:author="juck30808" w:date="2021-01-09T18:43:25Z">
        <w:r>
          <w:rPr>
            <w:rFonts w:hint="eastAsia"/>
            <w:sz w:val="18"/>
            <w:szCs w:val="18"/>
          </w:rPr>
          <w:t>HAVING 被購買數量&gt;2</w:t>
        </w:r>
      </w:ins>
    </w:p>
    <w:p>
      <w:pPr>
        <w:ind w:left="480" w:leftChars="200"/>
        <w:rPr>
          <w:ins w:id="104" w:author="juck30808" w:date="2021-01-09T18:43:25Z"/>
          <w:sz w:val="18"/>
          <w:szCs w:val="18"/>
        </w:rPr>
      </w:pPr>
      <w:ins w:id="105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106" w:author="juck30808" w:date="2021-01-09T18:43:25Z"/>
          <w:rFonts w:hint="eastAsia"/>
          <w:sz w:val="18"/>
          <w:szCs w:val="18"/>
        </w:rPr>
      </w:pPr>
      <w:ins w:id="107" w:author="juck30808" w:date="2021-01-09T18:43:25Z">
        <w:r>
          <w:rPr>
            <w:rFonts w:hint="eastAsia"/>
            <w:sz w:val="18"/>
            <w:szCs w:val="18"/>
          </w:rPr>
          <w:t>SELECT P_name, B_name, SUM(OD_Count) as '被購買數量'</w:t>
        </w:r>
      </w:ins>
    </w:p>
    <w:p>
      <w:pPr>
        <w:ind w:left="480" w:leftChars="200"/>
        <w:rPr>
          <w:ins w:id="108" w:author="juck30808" w:date="2021-01-09T18:43:25Z"/>
          <w:sz w:val="18"/>
          <w:szCs w:val="18"/>
        </w:rPr>
      </w:pPr>
      <w:ins w:id="109" w:author="juck30808" w:date="2021-01-09T18:43:25Z">
        <w:r>
          <w:rPr>
            <w:sz w:val="18"/>
            <w:szCs w:val="18"/>
          </w:rPr>
          <w:t>FROM supplier, odetail, book</w:t>
        </w:r>
      </w:ins>
    </w:p>
    <w:p>
      <w:pPr>
        <w:ind w:left="480" w:leftChars="200"/>
        <w:rPr>
          <w:ins w:id="110" w:author="juck30808" w:date="2021-01-09T18:43:25Z"/>
          <w:sz w:val="18"/>
          <w:szCs w:val="18"/>
        </w:rPr>
      </w:pPr>
      <w:ins w:id="111" w:author="juck30808" w:date="2021-01-09T18:43:25Z">
        <w:r>
          <w:rPr>
            <w:sz w:val="18"/>
            <w:szCs w:val="18"/>
          </w:rPr>
          <w:t>WHERE supplier.P_name='OREILLY' AND book.B_name='Programming iOS 13' AND supplier.P_ID = book.P_ID AND book.B_ID = odetail.B_ID</w:t>
        </w:r>
      </w:ins>
    </w:p>
    <w:p>
      <w:pPr>
        <w:ind w:left="480" w:leftChars="200"/>
        <w:rPr>
          <w:ins w:id="112" w:author="juck30808" w:date="2021-01-09T18:43:25Z"/>
          <w:rFonts w:hint="eastAsia"/>
          <w:sz w:val="18"/>
          <w:szCs w:val="18"/>
        </w:rPr>
      </w:pPr>
      <w:ins w:id="113" w:author="juck30808" w:date="2021-01-09T18:43:25Z">
        <w:r>
          <w:rPr>
            <w:rFonts w:hint="eastAsia"/>
            <w:sz w:val="18"/>
            <w:szCs w:val="18"/>
          </w:rPr>
          <w:t>HAVING 被購買數量&gt;2</w:t>
        </w:r>
      </w:ins>
    </w:p>
    <w:p>
      <w:pPr>
        <w:ind w:left="480" w:leftChars="200"/>
        <w:rPr>
          <w:ins w:id="114" w:author="juck30808" w:date="2021-01-09T18:43:25Z"/>
          <w:sz w:val="18"/>
          <w:szCs w:val="18"/>
        </w:rPr>
      </w:pPr>
      <w:ins w:id="115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116" w:author="juck30808" w:date="2021-01-09T18:43:25Z"/>
          <w:rFonts w:hint="eastAsia"/>
          <w:sz w:val="18"/>
          <w:szCs w:val="18"/>
        </w:rPr>
      </w:pPr>
      <w:ins w:id="117" w:author="juck30808" w:date="2021-01-09T18:43:25Z">
        <w:r>
          <w:rPr>
            <w:rFonts w:hint="eastAsia"/>
            <w:sz w:val="18"/>
            <w:szCs w:val="18"/>
          </w:rPr>
          <w:t>SELECT P_name, B_name, SUM(OD_Count) as '被購買數量'</w:t>
        </w:r>
      </w:ins>
    </w:p>
    <w:p>
      <w:pPr>
        <w:ind w:left="480" w:leftChars="200"/>
        <w:rPr>
          <w:ins w:id="118" w:author="juck30808" w:date="2021-01-09T18:43:25Z"/>
          <w:sz w:val="18"/>
          <w:szCs w:val="18"/>
        </w:rPr>
      </w:pPr>
      <w:ins w:id="119" w:author="juck30808" w:date="2021-01-09T18:43:25Z">
        <w:r>
          <w:rPr>
            <w:sz w:val="18"/>
            <w:szCs w:val="18"/>
          </w:rPr>
          <w:t>FROM supplier, odetail, book</w:t>
        </w:r>
      </w:ins>
    </w:p>
    <w:p>
      <w:pPr>
        <w:ind w:left="480" w:leftChars="200"/>
        <w:rPr>
          <w:ins w:id="120" w:author="juck30808" w:date="2021-01-09T18:43:25Z"/>
          <w:sz w:val="18"/>
          <w:szCs w:val="18"/>
        </w:rPr>
      </w:pPr>
      <w:ins w:id="121" w:author="juck30808" w:date="2021-01-09T18:43:25Z">
        <w:r>
          <w:rPr>
            <w:sz w:val="18"/>
            <w:szCs w:val="18"/>
          </w:rPr>
          <w:t>WHERE supplier.P_name='OREILLY' AND book.B_name='Azure Analytics' AND supplier.P_ID = book.P_ID AND book.B_ID = odetail.B_ID</w:t>
        </w:r>
      </w:ins>
    </w:p>
    <w:p>
      <w:pPr>
        <w:ind w:firstLine="480"/>
        <w:rPr>
          <w:ins w:id="122" w:author="juck30808" w:date="2021-01-09T18:43:25Z"/>
          <w:sz w:val="18"/>
          <w:szCs w:val="18"/>
        </w:rPr>
      </w:pPr>
      <w:ins w:id="123" w:author="juck30808" w:date="2021-01-09T18:43:25Z">
        <w:r>
          <w:rPr>
            <w:rFonts w:hint="eastAsia"/>
            <w:sz w:val="18"/>
            <w:szCs w:val="18"/>
          </w:rPr>
          <w:t>HAVING 被購買數量&gt;2</w:t>
        </w:r>
      </w:ins>
    </w:p>
    <w:p>
      <w:pPr>
        <w:rPr>
          <w:ins w:id="124" w:author="juck30808" w:date="2021-01-09T18:43:25Z"/>
          <w:rFonts w:hint="eastAsia"/>
          <w:sz w:val="18"/>
          <w:szCs w:val="18"/>
        </w:rPr>
      </w:pPr>
    </w:p>
    <w:p>
      <w:pPr>
        <w:rPr>
          <w:ins w:id="125" w:author="juck30808" w:date="2021-01-09T18:43:25Z"/>
          <w:sz w:val="18"/>
          <w:szCs w:val="18"/>
        </w:rPr>
      </w:pPr>
      <w:ins w:id="126" w:author="juck30808" w:date="2021-01-09T18:43:25Z">
        <w:r>
          <w:rPr>
            <w:rFonts w:hint="eastAsia"/>
            <w:sz w:val="18"/>
            <w:szCs w:val="18"/>
          </w:rPr>
          <w:t>(3</w:t>
        </w:r>
      </w:ins>
      <w:ins w:id="127" w:author="juck30808" w:date="2021-01-09T18:43:25Z">
        <w:r>
          <w:rPr>
            <w:sz w:val="18"/>
            <w:szCs w:val="18"/>
          </w:rPr>
          <w:t>)</w:t>
        </w:r>
      </w:ins>
      <w:ins w:id="128" w:author="juck30808" w:date="2021-01-09T18:43:25Z">
        <w:r>
          <w:rPr>
            <w:rFonts w:hint="eastAsia"/>
            <w:sz w:val="18"/>
            <w:szCs w:val="18"/>
          </w:rPr>
          <w:t>針對某一個出版社，列出該出版社名稱，以及其所有產品之被購買數量的總平均。</w:t>
        </w:r>
      </w:ins>
    </w:p>
    <w:p>
      <w:pPr>
        <w:ind w:left="240" w:leftChars="100" w:firstLine="240"/>
        <w:rPr>
          <w:ins w:id="129" w:author="juck30808" w:date="2021-01-09T18:43:25Z"/>
          <w:sz w:val="18"/>
          <w:szCs w:val="18"/>
        </w:rPr>
      </w:pPr>
      <w:ins w:id="130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70500" cy="628650"/>
              <wp:effectExtent l="0" t="0" r="6350" b="0"/>
              <wp:docPr id="5" name="圖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圖片 10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132" w:author="juck30808" w:date="2021-01-09T18:43:25Z"/>
          <w:sz w:val="18"/>
          <w:szCs w:val="18"/>
        </w:rPr>
      </w:pPr>
      <w:ins w:id="133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70500" cy="387985"/>
              <wp:effectExtent l="0" t="0" r="0" b="0"/>
              <wp:docPr id="18" name="圖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圖片 11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17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0500" cy="388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135" w:author="juck30808" w:date="2021-01-09T18:43:25Z"/>
          <w:sz w:val="18"/>
          <w:szCs w:val="18"/>
        </w:rPr>
      </w:pPr>
      <w:ins w:id="136" w:author="juck30808" w:date="2021-01-09T18:43:25Z">
        <w:r>
          <w:rPr>
            <w:sz w:val="18"/>
            <w:szCs w:val="18"/>
          </w:rPr>
          <w:t>1.</w:t>
        </w:r>
      </w:ins>
      <w:ins w:id="137" w:author="juck30808" w:date="2021-01-09T18:43:25Z">
        <w:r>
          <w:rPr>
            <w:rFonts w:hint="eastAsia"/>
            <w:sz w:val="18"/>
            <w:szCs w:val="18"/>
          </w:rPr>
          <w:t>取得「</w:t>
        </w:r>
      </w:ins>
      <w:ins w:id="138" w:author="juck30808" w:date="2021-01-09T18:43:25Z">
        <w:r>
          <w:rPr>
            <w:sz w:val="18"/>
            <w:szCs w:val="18"/>
          </w:rPr>
          <w:t>P_name</w:t>
        </w:r>
      </w:ins>
      <w:ins w:id="139" w:author="juck30808" w:date="2021-01-09T18:43:25Z">
        <w:r>
          <w:rPr>
            <w:rFonts w:hint="eastAsia"/>
            <w:sz w:val="18"/>
            <w:szCs w:val="18"/>
          </w:rPr>
          <w:t xml:space="preserve"> (</w:t>
        </w:r>
      </w:ins>
      <w:ins w:id="140" w:author="juck30808" w:date="2021-01-09T18:43:25Z">
        <w:r>
          <w:rPr>
            <w:sz w:val="18"/>
            <w:szCs w:val="18"/>
          </w:rPr>
          <w:t>supplier)</w:t>
        </w:r>
      </w:ins>
      <w:ins w:id="141" w:author="juck30808" w:date="2021-01-09T18:43:25Z">
        <w:r>
          <w:rPr>
            <w:rFonts w:hint="eastAsia"/>
            <w:sz w:val="18"/>
            <w:szCs w:val="18"/>
          </w:rPr>
          <w:t>」跟「平均被購買數量</w:t>
        </w:r>
      </w:ins>
      <w:ins w:id="142" w:author="juck30808" w:date="2021-01-09T18:43:25Z">
        <w:r>
          <w:rPr>
            <w:sz w:val="18"/>
            <w:szCs w:val="18"/>
          </w:rPr>
          <w:t>OD_Count/18</w:t>
        </w:r>
      </w:ins>
      <w:ins w:id="143" w:author="juck30808" w:date="2021-01-09T18:43:25Z">
        <w:r>
          <w:rPr>
            <w:rFonts w:hint="eastAsia"/>
            <w:sz w:val="18"/>
            <w:szCs w:val="18"/>
          </w:rPr>
          <w:t>筆訂單」資料</w:t>
        </w:r>
      </w:ins>
    </w:p>
    <w:p>
      <w:pPr>
        <w:ind w:left="480" w:leftChars="200"/>
        <w:rPr>
          <w:ins w:id="144" w:author="juck30808" w:date="2021-01-09T18:43:25Z"/>
          <w:sz w:val="18"/>
          <w:szCs w:val="18"/>
        </w:rPr>
      </w:pPr>
      <w:ins w:id="145" w:author="juck30808" w:date="2021-01-09T18:43:25Z">
        <w:r>
          <w:rPr>
            <w:rFonts w:hint="eastAsia"/>
            <w:sz w:val="18"/>
            <w:szCs w:val="18"/>
          </w:rPr>
          <w:t>2.從</w:t>
        </w:r>
      </w:ins>
      <w:ins w:id="146" w:author="juck30808" w:date="2021-01-09T18:43:25Z">
        <w:r>
          <w:rPr>
            <w:sz w:val="18"/>
            <w:szCs w:val="18"/>
          </w:rPr>
          <w:t>odetail, book, supplier</w:t>
        </w:r>
      </w:ins>
      <w:ins w:id="147" w:author="juck30808" w:date="2021-01-09T18:43:25Z">
        <w:r>
          <w:rPr>
            <w:rFonts w:hint="eastAsia"/>
            <w:sz w:val="18"/>
            <w:szCs w:val="18"/>
          </w:rPr>
          <w:t>選取資料表</w:t>
        </w:r>
      </w:ins>
    </w:p>
    <w:p>
      <w:pPr>
        <w:ind w:left="480" w:leftChars="200"/>
        <w:rPr>
          <w:ins w:id="148" w:author="juck30808" w:date="2021-01-09T18:43:25Z"/>
          <w:sz w:val="18"/>
          <w:szCs w:val="18"/>
        </w:rPr>
      </w:pPr>
      <w:ins w:id="149" w:author="juck30808" w:date="2021-01-09T18:43:25Z">
        <w:r>
          <w:rPr>
            <w:rFonts w:hint="eastAsia"/>
            <w:sz w:val="18"/>
            <w:szCs w:val="18"/>
          </w:rPr>
          <w:t>3.從「</w:t>
        </w:r>
      </w:ins>
      <w:ins w:id="150" w:author="juck30808" w:date="2021-01-09T18:43:25Z">
        <w:r>
          <w:rPr>
            <w:sz w:val="18"/>
            <w:szCs w:val="18"/>
          </w:rPr>
          <w:t>P_name</w:t>
        </w:r>
      </w:ins>
      <w:ins w:id="151" w:author="juck30808" w:date="2021-01-09T18:43:25Z">
        <w:r>
          <w:rPr>
            <w:rFonts w:hint="eastAsia"/>
            <w:sz w:val="18"/>
            <w:szCs w:val="18"/>
          </w:rPr>
          <w:t>」中找</w:t>
        </w:r>
      </w:ins>
      <w:ins w:id="152" w:author="juck30808" w:date="2021-01-09T18:43:25Z">
        <w:r>
          <w:rPr>
            <w:sz w:val="18"/>
            <w:szCs w:val="18"/>
          </w:rPr>
          <w:t>” OREILLY”</w:t>
        </w:r>
      </w:ins>
      <w:ins w:id="153" w:author="juck30808" w:date="2021-01-09T18:43:25Z">
        <w:r>
          <w:rPr>
            <w:rFonts w:hint="eastAsia"/>
            <w:sz w:val="18"/>
            <w:szCs w:val="18"/>
          </w:rPr>
          <w:t>資料&amp;串聯</w:t>
        </w:r>
      </w:ins>
      <w:ins w:id="154" w:author="juck30808" w:date="2021-01-09T18:43:25Z">
        <w:r>
          <w:rPr>
            <w:sz w:val="18"/>
            <w:szCs w:val="18"/>
          </w:rPr>
          <w:t>supplier.P_ID = book.P_ID AND book.B_ID = odetail.B_ID</w:t>
        </w:r>
      </w:ins>
    </w:p>
    <w:p>
      <w:pPr>
        <w:ind w:left="480" w:leftChars="200"/>
        <w:rPr>
          <w:ins w:id="155" w:author="juck30808" w:date="2021-01-09T18:43:25Z"/>
          <w:sz w:val="18"/>
          <w:szCs w:val="18"/>
        </w:rPr>
      </w:pPr>
      <w:ins w:id="156" w:author="juck30808" w:date="2021-01-09T18:43:25Z">
        <w:r>
          <w:rPr>
            <w:rFonts w:hint="eastAsia"/>
            <w:sz w:val="18"/>
            <w:szCs w:val="18"/>
          </w:rPr>
          <w:t>/</w:t>
        </w:r>
      </w:ins>
    </w:p>
    <w:p>
      <w:pPr>
        <w:ind w:left="480" w:leftChars="200"/>
        <w:rPr>
          <w:ins w:id="157" w:author="juck30808" w:date="2021-01-09T18:43:25Z"/>
          <w:sz w:val="18"/>
          <w:szCs w:val="18"/>
        </w:rPr>
      </w:pPr>
      <w:ins w:id="158" w:author="juck30808" w:date="2021-01-09T18:43:25Z">
        <w:r>
          <w:rPr>
            <w:rFonts w:hint="eastAsia"/>
            <w:sz w:val="18"/>
            <w:szCs w:val="18"/>
          </w:rPr>
          <w:t>C</w:t>
        </w:r>
      </w:ins>
      <w:ins w:id="159" w:author="juck30808" w:date="2021-01-09T18:43:25Z">
        <w:r>
          <w:rPr>
            <w:sz w:val="18"/>
            <w:szCs w:val="18"/>
          </w:rPr>
          <w:t>ode</w:t>
        </w:r>
      </w:ins>
    </w:p>
    <w:p>
      <w:pPr>
        <w:ind w:left="480" w:leftChars="200"/>
        <w:rPr>
          <w:ins w:id="160" w:author="juck30808" w:date="2021-01-09T18:43:25Z"/>
          <w:rFonts w:hint="eastAsia"/>
          <w:sz w:val="18"/>
          <w:szCs w:val="18"/>
        </w:rPr>
      </w:pPr>
      <w:ins w:id="161" w:author="juck30808" w:date="2021-01-09T18:43:25Z">
        <w:r>
          <w:rPr>
            <w:rFonts w:hint="eastAsia"/>
            <w:sz w:val="18"/>
            <w:szCs w:val="18"/>
          </w:rPr>
          <w:t>SELECT P_name, SUM(OD_Count)/18 as '平均被購買數量'</w:t>
        </w:r>
      </w:ins>
    </w:p>
    <w:p>
      <w:pPr>
        <w:ind w:left="480" w:leftChars="200"/>
        <w:rPr>
          <w:ins w:id="162" w:author="juck30808" w:date="2021-01-09T18:43:25Z"/>
          <w:sz w:val="18"/>
          <w:szCs w:val="18"/>
        </w:rPr>
      </w:pPr>
      <w:ins w:id="163" w:author="juck30808" w:date="2021-01-09T18:43:25Z">
        <w:r>
          <w:rPr>
            <w:sz w:val="18"/>
            <w:szCs w:val="18"/>
          </w:rPr>
          <w:t>FROM supplier, odetail, book</w:t>
        </w:r>
      </w:ins>
    </w:p>
    <w:p>
      <w:pPr>
        <w:ind w:left="240" w:leftChars="100" w:firstLine="240"/>
        <w:rPr>
          <w:ins w:id="164" w:author="juck30808" w:date="2021-01-09T18:43:25Z"/>
          <w:sz w:val="18"/>
          <w:szCs w:val="18"/>
        </w:rPr>
      </w:pPr>
      <w:ins w:id="165" w:author="juck30808" w:date="2021-01-09T18:43:25Z">
        <w:r>
          <w:rPr>
            <w:sz w:val="18"/>
            <w:szCs w:val="18"/>
          </w:rPr>
          <w:t>WHERE supplier.P_name = 'OREILLY' AND supplier.P_ID = book.P_ID AND book.B_ID = odetail.B_ID</w:t>
        </w:r>
      </w:ins>
    </w:p>
    <w:p>
      <w:pPr>
        <w:rPr>
          <w:ins w:id="166" w:author="juck30808" w:date="2021-01-09T18:43:25Z"/>
          <w:sz w:val="18"/>
          <w:szCs w:val="18"/>
        </w:rPr>
      </w:pPr>
    </w:p>
    <w:p>
      <w:pPr>
        <w:rPr>
          <w:ins w:id="167" w:author="juck30808" w:date="2021-01-09T18:43:25Z"/>
          <w:sz w:val="18"/>
          <w:szCs w:val="18"/>
        </w:rPr>
      </w:pPr>
      <w:ins w:id="168" w:author="juck30808" w:date="2021-01-09T18:43:25Z">
        <w:r>
          <w:rPr>
            <w:rFonts w:hint="eastAsia"/>
            <w:sz w:val="18"/>
            <w:szCs w:val="18"/>
          </w:rPr>
          <w:t>(4)請列出所有會員資訊以及他們的總購買次數，並且依照次數由高到低排序。</w:t>
        </w:r>
      </w:ins>
    </w:p>
    <w:p>
      <w:pPr>
        <w:ind w:firstLine="480"/>
        <w:rPr>
          <w:ins w:id="169" w:author="juck30808" w:date="2021-01-09T18:43:25Z"/>
          <w:sz w:val="18"/>
          <w:szCs w:val="18"/>
        </w:rPr>
      </w:pPr>
      <w:ins w:id="170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69865" cy="1057275"/>
              <wp:effectExtent l="0" t="0" r="6985" b="9525"/>
              <wp:docPr id="19" name="圖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圖片 1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865" cy="1057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240" w:leftChars="100" w:firstLine="240"/>
        <w:rPr>
          <w:ins w:id="172" w:author="juck30808" w:date="2021-01-09T18:43:25Z"/>
          <w:sz w:val="18"/>
          <w:szCs w:val="18"/>
        </w:rPr>
      </w:pPr>
      <w:ins w:id="173" w:author="juck30808" w:date="2021-01-09T18:43:25Z">
        <w:r>
          <w:rPr>
            <w:sz w:val="18"/>
            <w:szCs w:val="18"/>
          </w:rPr>
          <w:t>1.</w:t>
        </w:r>
      </w:ins>
      <w:ins w:id="174" w:author="juck30808" w:date="2021-01-09T18:43:25Z">
        <w:r>
          <w:rPr>
            <w:rFonts w:hint="eastAsia"/>
            <w:sz w:val="18"/>
            <w:szCs w:val="18"/>
          </w:rPr>
          <w:t>取得所有會員及「總購買次數」資料</w:t>
        </w:r>
      </w:ins>
    </w:p>
    <w:p>
      <w:pPr>
        <w:ind w:left="480" w:leftChars="200"/>
        <w:rPr>
          <w:ins w:id="175" w:author="juck30808" w:date="2021-01-09T18:43:25Z"/>
          <w:sz w:val="18"/>
          <w:szCs w:val="18"/>
        </w:rPr>
      </w:pPr>
      <w:ins w:id="176" w:author="juck30808" w:date="2021-01-09T18:43:25Z">
        <w:r>
          <w:rPr>
            <w:rFonts w:hint="eastAsia"/>
            <w:sz w:val="18"/>
            <w:szCs w:val="18"/>
          </w:rPr>
          <w:t>2.從</w:t>
        </w:r>
      </w:ins>
      <w:ins w:id="177" w:author="juck30808" w:date="2021-01-09T18:43:25Z">
        <w:r>
          <w:rPr>
            <w:sz w:val="18"/>
            <w:szCs w:val="18"/>
          </w:rPr>
          <w:t>orderhistory,member</w:t>
        </w:r>
      </w:ins>
      <w:ins w:id="178" w:author="juck30808" w:date="2021-01-09T18:43:25Z">
        <w:r>
          <w:rPr>
            <w:rFonts w:hint="eastAsia"/>
            <w:sz w:val="18"/>
            <w:szCs w:val="18"/>
          </w:rPr>
          <w:t>選取資料表</w:t>
        </w:r>
      </w:ins>
    </w:p>
    <w:p>
      <w:pPr>
        <w:ind w:left="480" w:leftChars="200"/>
        <w:rPr>
          <w:ins w:id="179" w:author="juck30808" w:date="2021-01-09T18:43:25Z"/>
          <w:sz w:val="18"/>
          <w:szCs w:val="18"/>
        </w:rPr>
      </w:pPr>
      <w:ins w:id="180" w:author="juck30808" w:date="2021-01-09T18:43:25Z">
        <w:r>
          <w:rPr>
            <w:rFonts w:hint="eastAsia"/>
            <w:sz w:val="18"/>
            <w:szCs w:val="18"/>
          </w:rPr>
          <w:t>3.從「</w:t>
        </w:r>
      </w:ins>
      <w:ins w:id="181" w:author="juck30808" w:date="2021-01-09T18:43:25Z">
        <w:r>
          <w:rPr>
            <w:sz w:val="18"/>
            <w:szCs w:val="18"/>
          </w:rPr>
          <w:t>orderhistory.M_ID</w:t>
        </w:r>
      </w:ins>
      <w:ins w:id="182" w:author="juck30808" w:date="2021-01-09T18:43:25Z">
        <w:r>
          <w:rPr>
            <w:rFonts w:hint="eastAsia"/>
            <w:sz w:val="18"/>
            <w:szCs w:val="18"/>
          </w:rPr>
          <w:t>」中找</w:t>
        </w:r>
      </w:ins>
      <w:ins w:id="183" w:author="juck30808" w:date="2021-01-09T18:43:25Z">
        <w:r>
          <w:rPr>
            <w:sz w:val="18"/>
            <w:szCs w:val="18"/>
          </w:rPr>
          <w:t>” member.M_ID”</w:t>
        </w:r>
      </w:ins>
      <w:ins w:id="184" w:author="juck30808" w:date="2021-01-09T18:43:25Z">
        <w:r>
          <w:rPr>
            <w:rFonts w:hint="eastAsia"/>
            <w:sz w:val="18"/>
            <w:szCs w:val="18"/>
          </w:rPr>
          <w:t>資料&amp;設定各會員</w:t>
        </w:r>
      </w:ins>
      <w:ins w:id="185" w:author="juck30808" w:date="2021-01-09T18:43:25Z">
        <w:r>
          <w:rPr>
            <w:sz w:val="18"/>
            <w:szCs w:val="18"/>
          </w:rPr>
          <w:t>ID</w:t>
        </w:r>
      </w:ins>
    </w:p>
    <w:p>
      <w:pPr>
        <w:ind w:left="480" w:leftChars="200"/>
        <w:rPr>
          <w:ins w:id="186" w:author="juck30808" w:date="2021-01-09T18:43:25Z"/>
          <w:sz w:val="18"/>
          <w:szCs w:val="18"/>
        </w:rPr>
      </w:pPr>
      <w:ins w:id="187" w:author="juck30808" w:date="2021-01-09T18:43:25Z">
        <w:r>
          <w:rPr>
            <w:sz w:val="18"/>
            <w:szCs w:val="18"/>
          </w:rPr>
          <w:t>4.</w:t>
        </w:r>
      </w:ins>
      <w:ins w:id="188" w:author="juck30808" w:date="2021-01-09T18:43:25Z">
        <w:r>
          <w:rPr>
            <w:rFonts w:hint="eastAsia"/>
            <w:sz w:val="18"/>
            <w:szCs w:val="18"/>
          </w:rPr>
          <w:t>聯集其他會員</w:t>
        </w:r>
      </w:ins>
    </w:p>
    <w:p>
      <w:pPr>
        <w:ind w:left="480" w:leftChars="200"/>
        <w:rPr>
          <w:ins w:id="189" w:author="juck30808" w:date="2021-01-09T18:43:25Z"/>
          <w:rFonts w:hint="eastAsia"/>
          <w:sz w:val="18"/>
          <w:szCs w:val="18"/>
        </w:rPr>
      </w:pPr>
      <w:ins w:id="190" w:author="juck30808" w:date="2021-01-09T18:43:25Z">
        <w:r>
          <w:rPr>
            <w:rFonts w:hint="eastAsia"/>
            <w:sz w:val="18"/>
            <w:szCs w:val="18"/>
          </w:rPr>
          <w:t>(</w:t>
        </w:r>
      </w:ins>
      <w:ins w:id="191" w:author="juck30808" w:date="2021-01-09T18:43:25Z">
        <w:r>
          <w:rPr>
            <w:sz w:val="18"/>
            <w:szCs w:val="18"/>
          </w:rPr>
          <w:t>4~</w:t>
        </w:r>
      </w:ins>
      <w:ins w:id="192" w:author="juck30808" w:date="2021-01-09T18:43:25Z">
        <w:r>
          <w:rPr>
            <w:rFonts w:hint="eastAsia"/>
            <w:sz w:val="18"/>
            <w:szCs w:val="18"/>
          </w:rPr>
          <w:t>最後)重複上列動作</w:t>
        </w:r>
      </w:ins>
    </w:p>
    <w:p>
      <w:pPr>
        <w:ind w:left="480" w:leftChars="200"/>
        <w:rPr>
          <w:ins w:id="193" w:author="juck30808" w:date="2021-01-09T18:43:25Z"/>
          <w:rFonts w:hint="eastAsia"/>
          <w:sz w:val="18"/>
          <w:szCs w:val="18"/>
        </w:rPr>
      </w:pPr>
      <w:ins w:id="194" w:author="juck30808" w:date="2021-01-09T18:43:25Z">
        <w:r>
          <w:rPr>
            <w:rFonts w:hint="eastAsia"/>
            <w:sz w:val="18"/>
            <w:szCs w:val="18"/>
          </w:rPr>
          <w:t>5.ORDER BY 總購買次數由高到低排序</w:t>
        </w:r>
      </w:ins>
    </w:p>
    <w:p>
      <w:pPr>
        <w:ind w:left="480" w:leftChars="200"/>
        <w:rPr>
          <w:ins w:id="195" w:author="juck30808" w:date="2021-01-09T18:43:25Z"/>
          <w:sz w:val="18"/>
          <w:szCs w:val="18"/>
        </w:rPr>
      </w:pPr>
      <w:ins w:id="196" w:author="juck30808" w:date="2021-01-09T18:43:25Z">
        <w:r>
          <w:rPr>
            <w:sz w:val="18"/>
            <w:szCs w:val="18"/>
          </w:rPr>
          <w:t>/</w:t>
        </w:r>
      </w:ins>
    </w:p>
    <w:p>
      <w:pPr>
        <w:ind w:left="480" w:leftChars="200"/>
        <w:rPr>
          <w:ins w:id="197" w:author="juck30808" w:date="2021-01-09T18:43:25Z"/>
          <w:sz w:val="18"/>
          <w:szCs w:val="18"/>
        </w:rPr>
      </w:pPr>
      <w:ins w:id="198" w:author="juck30808" w:date="2021-01-09T18:43:25Z">
        <w:r>
          <w:rPr>
            <w:rFonts w:hint="eastAsia"/>
            <w:sz w:val="18"/>
            <w:szCs w:val="18"/>
          </w:rPr>
          <w:t>C</w:t>
        </w:r>
      </w:ins>
      <w:ins w:id="199" w:author="juck30808" w:date="2021-01-09T18:43:25Z">
        <w:r>
          <w:rPr>
            <w:sz w:val="18"/>
            <w:szCs w:val="18"/>
          </w:rPr>
          <w:t>ode:</w:t>
        </w:r>
      </w:ins>
    </w:p>
    <w:p>
      <w:pPr>
        <w:ind w:left="480" w:leftChars="200"/>
        <w:rPr>
          <w:ins w:id="200" w:author="juck30808" w:date="2021-01-09T18:43:25Z"/>
          <w:rFonts w:hint="eastAsia"/>
          <w:sz w:val="18"/>
          <w:szCs w:val="18"/>
        </w:rPr>
      </w:pPr>
      <w:ins w:id="201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02" w:author="juck30808" w:date="2021-01-09T18:43:25Z"/>
          <w:sz w:val="18"/>
          <w:szCs w:val="18"/>
        </w:rPr>
      </w:pPr>
      <w:ins w:id="203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04" w:author="juck30808" w:date="2021-01-09T18:43:25Z"/>
          <w:sz w:val="18"/>
          <w:szCs w:val="18"/>
        </w:rPr>
      </w:pPr>
      <w:ins w:id="205" w:author="juck30808" w:date="2021-01-09T18:43:25Z">
        <w:r>
          <w:rPr>
            <w:sz w:val="18"/>
            <w:szCs w:val="18"/>
          </w:rPr>
          <w:t>WHERE orderhistory.M_ID = member.M_ID AND member.M_ID = 1</w:t>
        </w:r>
      </w:ins>
    </w:p>
    <w:p>
      <w:pPr>
        <w:ind w:left="480" w:leftChars="200"/>
        <w:rPr>
          <w:ins w:id="206" w:author="juck30808" w:date="2021-01-09T18:43:25Z"/>
          <w:sz w:val="18"/>
          <w:szCs w:val="18"/>
        </w:rPr>
      </w:pPr>
      <w:ins w:id="207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08" w:author="juck30808" w:date="2021-01-09T18:43:25Z"/>
          <w:rFonts w:hint="eastAsia"/>
          <w:sz w:val="18"/>
          <w:szCs w:val="18"/>
        </w:rPr>
      </w:pPr>
      <w:ins w:id="209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10" w:author="juck30808" w:date="2021-01-09T18:43:25Z"/>
          <w:sz w:val="18"/>
          <w:szCs w:val="18"/>
        </w:rPr>
      </w:pPr>
      <w:ins w:id="211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12" w:author="juck30808" w:date="2021-01-09T18:43:25Z"/>
          <w:sz w:val="18"/>
          <w:szCs w:val="18"/>
        </w:rPr>
      </w:pPr>
      <w:ins w:id="213" w:author="juck30808" w:date="2021-01-09T18:43:25Z">
        <w:r>
          <w:rPr>
            <w:sz w:val="18"/>
            <w:szCs w:val="18"/>
          </w:rPr>
          <w:t>WHERE orderhistory.M_ID = member.M_ID AND member.M_ID = 2</w:t>
        </w:r>
      </w:ins>
    </w:p>
    <w:p>
      <w:pPr>
        <w:ind w:left="480" w:leftChars="200"/>
        <w:rPr>
          <w:ins w:id="214" w:author="juck30808" w:date="2021-01-09T18:43:25Z"/>
          <w:sz w:val="18"/>
          <w:szCs w:val="18"/>
        </w:rPr>
      </w:pPr>
      <w:ins w:id="215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16" w:author="juck30808" w:date="2021-01-09T18:43:25Z"/>
          <w:rFonts w:hint="eastAsia"/>
          <w:sz w:val="18"/>
          <w:szCs w:val="18"/>
        </w:rPr>
      </w:pPr>
      <w:ins w:id="217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18" w:author="juck30808" w:date="2021-01-09T18:43:25Z"/>
          <w:sz w:val="18"/>
          <w:szCs w:val="18"/>
        </w:rPr>
      </w:pPr>
      <w:ins w:id="219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20" w:author="juck30808" w:date="2021-01-09T18:43:25Z"/>
          <w:sz w:val="18"/>
          <w:szCs w:val="18"/>
        </w:rPr>
      </w:pPr>
      <w:ins w:id="221" w:author="juck30808" w:date="2021-01-09T18:43:25Z">
        <w:r>
          <w:rPr>
            <w:sz w:val="18"/>
            <w:szCs w:val="18"/>
          </w:rPr>
          <w:t>WHERE orderhistory.M_ID = member.M_ID AND member.M_ID = 3</w:t>
        </w:r>
      </w:ins>
    </w:p>
    <w:p>
      <w:pPr>
        <w:ind w:left="480" w:leftChars="200"/>
        <w:rPr>
          <w:ins w:id="222" w:author="juck30808" w:date="2021-01-09T18:43:25Z"/>
          <w:sz w:val="18"/>
          <w:szCs w:val="18"/>
        </w:rPr>
      </w:pPr>
      <w:ins w:id="223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24" w:author="juck30808" w:date="2021-01-09T18:43:25Z"/>
          <w:rFonts w:hint="eastAsia"/>
          <w:sz w:val="18"/>
          <w:szCs w:val="18"/>
        </w:rPr>
      </w:pPr>
      <w:ins w:id="225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26" w:author="juck30808" w:date="2021-01-09T18:43:25Z"/>
          <w:sz w:val="18"/>
          <w:szCs w:val="18"/>
        </w:rPr>
      </w:pPr>
      <w:ins w:id="227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28" w:author="juck30808" w:date="2021-01-09T18:43:25Z"/>
          <w:sz w:val="18"/>
          <w:szCs w:val="18"/>
        </w:rPr>
      </w:pPr>
      <w:ins w:id="229" w:author="juck30808" w:date="2021-01-09T18:43:25Z">
        <w:r>
          <w:rPr>
            <w:sz w:val="18"/>
            <w:szCs w:val="18"/>
          </w:rPr>
          <w:t>WHERE orderhistory.M_ID = member.M_ID AND member.M_ID = 4</w:t>
        </w:r>
      </w:ins>
    </w:p>
    <w:p>
      <w:pPr>
        <w:ind w:left="480" w:leftChars="200"/>
        <w:rPr>
          <w:ins w:id="230" w:author="juck30808" w:date="2021-01-09T18:43:25Z"/>
          <w:sz w:val="18"/>
          <w:szCs w:val="18"/>
        </w:rPr>
      </w:pPr>
      <w:ins w:id="231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32" w:author="juck30808" w:date="2021-01-09T18:43:25Z"/>
          <w:rFonts w:hint="eastAsia"/>
          <w:sz w:val="18"/>
          <w:szCs w:val="18"/>
        </w:rPr>
      </w:pPr>
      <w:ins w:id="233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34" w:author="juck30808" w:date="2021-01-09T18:43:25Z"/>
          <w:sz w:val="18"/>
          <w:szCs w:val="18"/>
        </w:rPr>
      </w:pPr>
      <w:ins w:id="235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36" w:author="juck30808" w:date="2021-01-09T18:43:25Z"/>
          <w:sz w:val="18"/>
          <w:szCs w:val="18"/>
        </w:rPr>
      </w:pPr>
      <w:ins w:id="237" w:author="juck30808" w:date="2021-01-09T18:43:25Z">
        <w:r>
          <w:rPr>
            <w:sz w:val="18"/>
            <w:szCs w:val="18"/>
          </w:rPr>
          <w:t>WHERE orderhistory.M_ID = member.M_ID AND member.M_ID = 5</w:t>
        </w:r>
      </w:ins>
    </w:p>
    <w:p>
      <w:pPr>
        <w:ind w:left="480" w:leftChars="200"/>
        <w:rPr>
          <w:ins w:id="238" w:author="juck30808" w:date="2021-01-09T18:43:25Z"/>
          <w:sz w:val="18"/>
          <w:szCs w:val="18"/>
        </w:rPr>
      </w:pPr>
      <w:ins w:id="239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40" w:author="juck30808" w:date="2021-01-09T18:43:25Z"/>
          <w:rFonts w:hint="eastAsia"/>
          <w:sz w:val="18"/>
          <w:szCs w:val="18"/>
        </w:rPr>
      </w:pPr>
      <w:ins w:id="241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42" w:author="juck30808" w:date="2021-01-09T18:43:25Z"/>
          <w:sz w:val="18"/>
          <w:szCs w:val="18"/>
        </w:rPr>
      </w:pPr>
      <w:ins w:id="243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44" w:author="juck30808" w:date="2021-01-09T18:43:25Z"/>
          <w:sz w:val="18"/>
          <w:szCs w:val="18"/>
        </w:rPr>
      </w:pPr>
      <w:ins w:id="245" w:author="juck30808" w:date="2021-01-09T18:43:25Z">
        <w:r>
          <w:rPr>
            <w:sz w:val="18"/>
            <w:szCs w:val="18"/>
          </w:rPr>
          <w:t>WHERE orderhistory.M_ID = member.M_ID AND member.M_ID = 6</w:t>
        </w:r>
      </w:ins>
    </w:p>
    <w:p>
      <w:pPr>
        <w:ind w:left="480" w:leftChars="200"/>
        <w:rPr>
          <w:ins w:id="246" w:author="juck30808" w:date="2021-01-09T18:43:25Z"/>
          <w:sz w:val="18"/>
          <w:szCs w:val="18"/>
        </w:rPr>
      </w:pPr>
      <w:ins w:id="247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48" w:author="juck30808" w:date="2021-01-09T18:43:25Z"/>
          <w:rFonts w:hint="eastAsia"/>
          <w:sz w:val="18"/>
          <w:szCs w:val="18"/>
        </w:rPr>
      </w:pPr>
      <w:ins w:id="249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50" w:author="juck30808" w:date="2021-01-09T18:43:25Z"/>
          <w:sz w:val="18"/>
          <w:szCs w:val="18"/>
        </w:rPr>
      </w:pPr>
      <w:ins w:id="251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52" w:author="juck30808" w:date="2021-01-09T18:43:25Z"/>
          <w:sz w:val="18"/>
          <w:szCs w:val="18"/>
        </w:rPr>
      </w:pPr>
      <w:ins w:id="253" w:author="juck30808" w:date="2021-01-09T18:43:25Z">
        <w:r>
          <w:rPr>
            <w:sz w:val="18"/>
            <w:szCs w:val="18"/>
          </w:rPr>
          <w:t>WHERE orderhistory.M_ID = member.M_ID AND member.M_ID = 7</w:t>
        </w:r>
      </w:ins>
    </w:p>
    <w:p>
      <w:pPr>
        <w:ind w:left="480" w:leftChars="200"/>
        <w:rPr>
          <w:ins w:id="254" w:author="juck30808" w:date="2021-01-09T18:43:25Z"/>
          <w:sz w:val="18"/>
          <w:szCs w:val="18"/>
        </w:rPr>
      </w:pPr>
      <w:ins w:id="255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56" w:author="juck30808" w:date="2021-01-09T18:43:25Z"/>
          <w:rFonts w:hint="eastAsia"/>
          <w:sz w:val="18"/>
          <w:szCs w:val="18"/>
        </w:rPr>
      </w:pPr>
      <w:ins w:id="257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58" w:author="juck30808" w:date="2021-01-09T18:43:25Z"/>
          <w:sz w:val="18"/>
          <w:szCs w:val="18"/>
        </w:rPr>
      </w:pPr>
      <w:ins w:id="259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60" w:author="juck30808" w:date="2021-01-09T18:43:25Z"/>
          <w:sz w:val="18"/>
          <w:szCs w:val="18"/>
        </w:rPr>
      </w:pPr>
      <w:ins w:id="261" w:author="juck30808" w:date="2021-01-09T18:43:25Z">
        <w:r>
          <w:rPr>
            <w:sz w:val="18"/>
            <w:szCs w:val="18"/>
          </w:rPr>
          <w:t>WHERE orderhistory.M_ID = member.M_ID AND member.M_ID = 8</w:t>
        </w:r>
      </w:ins>
    </w:p>
    <w:p>
      <w:pPr>
        <w:ind w:left="480" w:leftChars="200"/>
        <w:rPr>
          <w:ins w:id="262" w:author="juck30808" w:date="2021-01-09T18:43:25Z"/>
          <w:sz w:val="18"/>
          <w:szCs w:val="18"/>
        </w:rPr>
      </w:pPr>
      <w:ins w:id="263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64" w:author="juck30808" w:date="2021-01-09T18:43:25Z"/>
          <w:rFonts w:hint="eastAsia"/>
          <w:sz w:val="18"/>
          <w:szCs w:val="18"/>
        </w:rPr>
      </w:pPr>
      <w:ins w:id="265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66" w:author="juck30808" w:date="2021-01-09T18:43:25Z"/>
          <w:sz w:val="18"/>
          <w:szCs w:val="18"/>
        </w:rPr>
      </w:pPr>
      <w:ins w:id="267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68" w:author="juck30808" w:date="2021-01-09T18:43:25Z"/>
          <w:sz w:val="18"/>
          <w:szCs w:val="18"/>
        </w:rPr>
      </w:pPr>
      <w:ins w:id="269" w:author="juck30808" w:date="2021-01-09T18:43:25Z">
        <w:r>
          <w:rPr>
            <w:sz w:val="18"/>
            <w:szCs w:val="18"/>
          </w:rPr>
          <w:t>WHERE orderhistory.M_ID = member.M_ID AND member.M_ID = 9</w:t>
        </w:r>
      </w:ins>
    </w:p>
    <w:p>
      <w:pPr>
        <w:ind w:left="480" w:leftChars="200"/>
        <w:rPr>
          <w:ins w:id="270" w:author="juck30808" w:date="2021-01-09T18:43:25Z"/>
          <w:sz w:val="18"/>
          <w:szCs w:val="18"/>
        </w:rPr>
      </w:pPr>
      <w:ins w:id="271" w:author="juck30808" w:date="2021-01-09T18:43:25Z">
        <w:r>
          <w:rPr>
            <w:sz w:val="18"/>
            <w:szCs w:val="18"/>
          </w:rPr>
          <w:t>UNION</w:t>
        </w:r>
      </w:ins>
    </w:p>
    <w:p>
      <w:pPr>
        <w:ind w:left="480" w:leftChars="200"/>
        <w:rPr>
          <w:ins w:id="272" w:author="juck30808" w:date="2021-01-09T18:43:25Z"/>
          <w:rFonts w:hint="eastAsia"/>
          <w:sz w:val="18"/>
          <w:szCs w:val="18"/>
        </w:rPr>
      </w:pPr>
      <w:ins w:id="273" w:author="juck30808" w:date="2021-01-09T18:43:25Z">
        <w:r>
          <w:rPr>
            <w:rFonts w:hint="eastAsia"/>
            <w:sz w:val="18"/>
            <w:szCs w:val="18"/>
          </w:rPr>
          <w:t>SELECT *, COUNT(O_ID) AS '總購買次數'</w:t>
        </w:r>
      </w:ins>
    </w:p>
    <w:p>
      <w:pPr>
        <w:ind w:left="480" w:leftChars="200"/>
        <w:rPr>
          <w:ins w:id="274" w:author="juck30808" w:date="2021-01-09T18:43:25Z"/>
          <w:sz w:val="18"/>
          <w:szCs w:val="18"/>
        </w:rPr>
      </w:pPr>
      <w:ins w:id="275" w:author="juck30808" w:date="2021-01-09T18:43:25Z">
        <w:r>
          <w:rPr>
            <w:sz w:val="18"/>
            <w:szCs w:val="18"/>
          </w:rPr>
          <w:t>FROM orderhistory,member</w:t>
        </w:r>
      </w:ins>
    </w:p>
    <w:p>
      <w:pPr>
        <w:ind w:left="480" w:leftChars="200"/>
        <w:rPr>
          <w:ins w:id="276" w:author="juck30808" w:date="2021-01-09T18:43:25Z"/>
          <w:sz w:val="18"/>
          <w:szCs w:val="18"/>
        </w:rPr>
      </w:pPr>
      <w:ins w:id="277" w:author="juck30808" w:date="2021-01-09T18:43:25Z">
        <w:r>
          <w:rPr>
            <w:sz w:val="18"/>
            <w:szCs w:val="18"/>
          </w:rPr>
          <w:t>WHERE orderhistory.M_ID = member.M_ID AND member.M_ID = 10</w:t>
        </w:r>
      </w:ins>
    </w:p>
    <w:p>
      <w:pPr>
        <w:ind w:left="480" w:leftChars="200"/>
        <w:rPr>
          <w:ins w:id="278" w:author="juck30808" w:date="2021-01-09T18:43:25Z"/>
          <w:sz w:val="18"/>
          <w:szCs w:val="18"/>
        </w:rPr>
      </w:pPr>
      <w:ins w:id="279" w:author="juck30808" w:date="2021-01-09T18:43:25Z">
        <w:r>
          <w:rPr>
            <w:rFonts w:hint="eastAsia"/>
            <w:sz w:val="18"/>
            <w:szCs w:val="18"/>
          </w:rPr>
          <w:t>ORDER BY 總購買次數 DESC</w:t>
        </w:r>
      </w:ins>
    </w:p>
    <w:p>
      <w:pPr>
        <w:rPr>
          <w:ins w:id="280" w:author="juck30808" w:date="2021-01-09T18:43:25Z"/>
          <w:sz w:val="18"/>
          <w:szCs w:val="18"/>
        </w:rPr>
      </w:pPr>
    </w:p>
    <w:p>
      <w:pPr>
        <w:rPr>
          <w:ins w:id="281" w:author="juck30808" w:date="2021-01-09T18:43:25Z"/>
          <w:sz w:val="18"/>
          <w:szCs w:val="18"/>
        </w:rPr>
      </w:pPr>
      <w:ins w:id="282" w:author="juck30808" w:date="2021-01-09T18:43:25Z">
        <w:r>
          <w:rPr>
            <w:sz w:val="18"/>
            <w:szCs w:val="18"/>
          </w:rPr>
          <w:t>4</w:t>
        </w:r>
      </w:ins>
      <w:ins w:id="283" w:author="juck30808" w:date="2021-01-09T18:43:25Z">
        <w:r>
          <w:rPr>
            <w:rFonts w:hint="eastAsia"/>
            <w:sz w:val="18"/>
            <w:szCs w:val="18"/>
          </w:rPr>
          <w:t>.請依照下列指定的情況，利用SQL指令完成要求：</w:t>
        </w:r>
      </w:ins>
    </w:p>
    <w:p>
      <w:pPr>
        <w:rPr>
          <w:ins w:id="284" w:author="juck30808" w:date="2021-01-09T18:43:25Z"/>
          <w:sz w:val="18"/>
          <w:szCs w:val="18"/>
        </w:rPr>
      </w:pPr>
      <w:ins w:id="285" w:author="juck30808" w:date="2021-01-09T18:43:25Z">
        <w:r>
          <w:rPr>
            <w:sz w:val="18"/>
            <w:szCs w:val="18"/>
          </w:rPr>
          <w:t>(1)</w:t>
        </w:r>
      </w:ins>
      <w:ins w:id="286" w:author="juck30808" w:date="2021-01-09T18:43:25Z">
        <w:r>
          <w:rPr>
            <w:rFonts w:hint="eastAsia"/>
            <w:sz w:val="18"/>
            <w:szCs w:val="18"/>
          </w:rPr>
          <w:t>請建立一視觀表(</w:t>
        </w:r>
      </w:ins>
      <w:ins w:id="287" w:author="juck30808" w:date="2021-01-09T18:43:25Z">
        <w:r>
          <w:rPr>
            <w:sz w:val="18"/>
            <w:szCs w:val="18"/>
          </w:rPr>
          <w:t>View</w:t>
        </w:r>
      </w:ins>
      <w:ins w:id="288" w:author="juck30808" w:date="2021-01-09T18:43:25Z">
        <w:r>
          <w:rPr>
            <w:rFonts w:hint="eastAsia"/>
            <w:sz w:val="18"/>
            <w:szCs w:val="18"/>
          </w:rPr>
          <w:t>)命名為「View_O</w:t>
        </w:r>
      </w:ins>
      <w:ins w:id="289" w:author="juck30808" w:date="2021-01-09T18:43:25Z">
        <w:r>
          <w:rPr>
            <w:sz w:val="18"/>
            <w:szCs w:val="18"/>
          </w:rPr>
          <w:t>r</w:t>
        </w:r>
      </w:ins>
      <w:ins w:id="290" w:author="juck30808" w:date="2021-01-09T18:43:25Z">
        <w:r>
          <w:rPr>
            <w:rFonts w:hint="eastAsia"/>
            <w:sz w:val="18"/>
            <w:szCs w:val="18"/>
          </w:rPr>
          <w:t>der_Count」，顯示各出版社、其所有書籍名稱和各書籍被購買數量以及書籍的銷售總額。</w:t>
        </w:r>
      </w:ins>
    </w:p>
    <w:p>
      <w:pPr>
        <w:ind w:left="480"/>
        <w:rPr>
          <w:ins w:id="291" w:author="juck30808" w:date="2021-01-09T18:43:25Z"/>
          <w:rFonts w:hint="eastAsia"/>
          <w:sz w:val="18"/>
          <w:szCs w:val="18"/>
        </w:rPr>
      </w:pPr>
      <w:ins w:id="292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74310" cy="402590"/>
              <wp:effectExtent l="0" t="0" r="2540" b="0"/>
              <wp:docPr id="23" name="圖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圖片 14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02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firstLine="480"/>
        <w:rPr>
          <w:ins w:id="294" w:author="juck30808" w:date="2021-01-09T18:43:25Z"/>
          <w:rFonts w:hint="eastAsia"/>
          <w:sz w:val="18"/>
          <w:szCs w:val="18"/>
        </w:rPr>
      </w:pPr>
      <w:ins w:id="295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5269230" cy="2186305"/>
              <wp:effectExtent l="0" t="0" r="7620" b="4445"/>
              <wp:docPr id="24" name="圖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圖片 13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9230" cy="2186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480" w:leftChars="200"/>
        <w:rPr>
          <w:ins w:id="297" w:author="juck30808" w:date="2021-01-09T18:43:25Z"/>
          <w:rFonts w:hint="eastAsia"/>
          <w:sz w:val="18"/>
          <w:szCs w:val="18"/>
        </w:rPr>
      </w:pPr>
      <w:ins w:id="298" w:author="juck30808" w:date="2021-01-09T18:43:25Z">
        <w:r>
          <w:rPr>
            <w:rFonts w:hint="eastAsia"/>
            <w:sz w:val="18"/>
            <w:szCs w:val="18"/>
          </w:rPr>
          <w:t>1.建立一個檢視表(VIE</w:t>
        </w:r>
      </w:ins>
      <w:ins w:id="299" w:author="juck30808" w:date="2021-01-09T18:43:25Z">
        <w:r>
          <w:rPr>
            <w:sz w:val="18"/>
            <w:szCs w:val="18"/>
          </w:rPr>
          <w:t>W)</w:t>
        </w:r>
      </w:ins>
      <w:ins w:id="300" w:author="juck30808" w:date="2021-01-09T18:43:25Z">
        <w:r>
          <w:rPr>
            <w:rFonts w:hint="eastAsia"/>
            <w:sz w:val="18"/>
            <w:szCs w:val="18"/>
          </w:rPr>
          <w:t>名稱為</w:t>
        </w:r>
      </w:ins>
      <w:ins w:id="301" w:author="juck30808" w:date="2021-01-09T18:43:25Z">
        <w:r>
          <w:rPr>
            <w:sz w:val="18"/>
            <w:szCs w:val="18"/>
          </w:rPr>
          <w:t>view_order_count</w:t>
        </w:r>
      </w:ins>
    </w:p>
    <w:p>
      <w:pPr>
        <w:ind w:left="480" w:leftChars="200"/>
        <w:rPr>
          <w:ins w:id="302" w:author="juck30808" w:date="2021-01-09T18:43:25Z"/>
          <w:sz w:val="18"/>
          <w:szCs w:val="18"/>
        </w:rPr>
      </w:pPr>
      <w:ins w:id="303" w:author="juck30808" w:date="2021-01-09T18:43:25Z">
        <w:r>
          <w:rPr>
            <w:sz w:val="18"/>
            <w:szCs w:val="18"/>
          </w:rPr>
          <w:t>2.</w:t>
        </w:r>
      </w:ins>
      <w:ins w:id="304" w:author="juck30808" w:date="2021-01-09T18:43:25Z">
        <w:r>
          <w:rPr>
            <w:rFonts w:hint="eastAsia"/>
            <w:sz w:val="18"/>
            <w:szCs w:val="18"/>
          </w:rPr>
          <w:t>取得「P_name」「B_name」跟「被購買數量」跟「OD_Amount」資料</w:t>
        </w:r>
      </w:ins>
    </w:p>
    <w:p>
      <w:pPr>
        <w:ind w:left="480" w:leftChars="200"/>
        <w:rPr>
          <w:ins w:id="305" w:author="juck30808" w:date="2021-01-09T18:43:25Z"/>
          <w:sz w:val="18"/>
          <w:szCs w:val="18"/>
        </w:rPr>
      </w:pPr>
      <w:ins w:id="306" w:author="juck30808" w:date="2021-01-09T18:43:25Z">
        <w:r>
          <w:rPr>
            <w:sz w:val="18"/>
            <w:szCs w:val="18"/>
          </w:rPr>
          <w:t>3.</w:t>
        </w:r>
      </w:ins>
      <w:ins w:id="307" w:author="juck30808" w:date="2021-01-09T18:43:25Z">
        <w:r>
          <w:rPr>
            <w:rFonts w:hint="eastAsia"/>
            <w:sz w:val="18"/>
            <w:szCs w:val="18"/>
          </w:rPr>
          <w:t>從s</w:t>
        </w:r>
      </w:ins>
      <w:ins w:id="308" w:author="juck30808" w:date="2021-01-09T18:43:25Z">
        <w:r>
          <w:rPr>
            <w:sz w:val="18"/>
            <w:szCs w:val="18"/>
          </w:rPr>
          <w:t>upplier, odetail, book</w:t>
        </w:r>
      </w:ins>
      <w:ins w:id="309" w:author="juck30808" w:date="2021-01-09T18:43:25Z">
        <w:r>
          <w:rPr>
            <w:rFonts w:hint="eastAsia"/>
            <w:sz w:val="18"/>
            <w:szCs w:val="18"/>
          </w:rPr>
          <w:t>選取資料</w:t>
        </w:r>
      </w:ins>
    </w:p>
    <w:p>
      <w:pPr>
        <w:ind w:left="480" w:leftChars="200"/>
        <w:rPr>
          <w:ins w:id="310" w:author="juck30808" w:date="2021-01-09T18:43:25Z"/>
          <w:sz w:val="18"/>
          <w:szCs w:val="18"/>
        </w:rPr>
      </w:pPr>
      <w:ins w:id="311" w:author="juck30808" w:date="2021-01-09T18:43:25Z">
        <w:r>
          <w:rPr>
            <w:rFonts w:hint="eastAsia"/>
            <w:sz w:val="18"/>
            <w:szCs w:val="18"/>
          </w:rPr>
          <w:t>4.設定條件為</w:t>
        </w:r>
      </w:ins>
      <w:ins w:id="312" w:author="juck30808" w:date="2021-01-09T18:43:25Z">
        <w:r>
          <w:rPr>
            <w:sz w:val="18"/>
            <w:szCs w:val="18"/>
          </w:rPr>
          <w:t xml:space="preserve">supplier.P_ID = book.P_ID </w:t>
        </w:r>
      </w:ins>
      <w:ins w:id="313" w:author="juck30808" w:date="2021-01-09T18:43:25Z">
        <w:r>
          <w:rPr>
            <w:rFonts w:hint="eastAsia"/>
            <w:sz w:val="18"/>
            <w:szCs w:val="18"/>
          </w:rPr>
          <w:t>跟</w:t>
        </w:r>
      </w:ins>
      <w:ins w:id="314" w:author="juck30808" w:date="2021-01-09T18:43:25Z">
        <w:r>
          <w:rPr>
            <w:sz w:val="18"/>
            <w:szCs w:val="18"/>
          </w:rPr>
          <w:t xml:space="preserve"> book.B_ID = odetail.B_ID</w:t>
        </w:r>
      </w:ins>
    </w:p>
    <w:p>
      <w:pPr>
        <w:ind w:left="480" w:leftChars="200"/>
        <w:rPr>
          <w:ins w:id="315" w:author="juck30808" w:date="2021-01-09T18:43:25Z"/>
          <w:rFonts w:hint="eastAsia"/>
          <w:sz w:val="18"/>
          <w:szCs w:val="18"/>
        </w:rPr>
      </w:pPr>
      <w:ins w:id="316" w:author="juck30808" w:date="2021-01-09T18:43:25Z">
        <w:r>
          <w:rPr>
            <w:sz w:val="18"/>
            <w:szCs w:val="18"/>
          </w:rPr>
          <w:t>5.</w:t>
        </w:r>
      </w:ins>
      <w:ins w:id="317" w:author="juck30808" w:date="2021-01-09T18:43:25Z">
        <w:r>
          <w:rPr>
            <w:rFonts w:hint="eastAsia"/>
            <w:sz w:val="18"/>
            <w:szCs w:val="18"/>
          </w:rPr>
          <w:t>將</w:t>
        </w:r>
      </w:ins>
      <w:ins w:id="318" w:author="juck30808" w:date="2021-01-09T18:43:25Z">
        <w:r>
          <w:rPr>
            <w:sz w:val="18"/>
            <w:szCs w:val="18"/>
          </w:rPr>
          <w:t>B_name</w:t>
        </w:r>
      </w:ins>
      <w:ins w:id="319" w:author="juck30808" w:date="2021-01-09T18:43:25Z">
        <w:r>
          <w:rPr>
            <w:rFonts w:hint="eastAsia"/>
            <w:sz w:val="18"/>
            <w:szCs w:val="18"/>
          </w:rPr>
          <w:t>設為群組</w:t>
        </w:r>
      </w:ins>
    </w:p>
    <w:p>
      <w:pPr>
        <w:ind w:left="480" w:leftChars="200"/>
        <w:rPr>
          <w:ins w:id="320" w:author="juck30808" w:date="2021-01-09T18:43:25Z"/>
          <w:sz w:val="18"/>
          <w:szCs w:val="18"/>
        </w:rPr>
      </w:pPr>
      <w:ins w:id="321" w:author="juck30808" w:date="2021-01-09T18:43:25Z">
        <w:r>
          <w:rPr>
            <w:sz w:val="18"/>
            <w:szCs w:val="18"/>
          </w:rPr>
          <w:t>/</w:t>
        </w:r>
      </w:ins>
    </w:p>
    <w:p>
      <w:pPr>
        <w:ind w:left="480" w:leftChars="200"/>
        <w:rPr>
          <w:ins w:id="322" w:author="juck30808" w:date="2021-01-09T18:43:25Z"/>
          <w:rFonts w:hint="eastAsia"/>
          <w:sz w:val="18"/>
          <w:szCs w:val="18"/>
        </w:rPr>
      </w:pPr>
      <w:ins w:id="323" w:author="juck30808" w:date="2021-01-09T18:43:25Z">
        <w:r>
          <w:rPr>
            <w:sz w:val="18"/>
            <w:szCs w:val="18"/>
          </w:rPr>
          <w:t>Code:</w:t>
        </w:r>
      </w:ins>
    </w:p>
    <w:p>
      <w:pPr>
        <w:ind w:left="480" w:leftChars="200"/>
        <w:rPr>
          <w:ins w:id="324" w:author="juck30808" w:date="2021-01-09T18:43:25Z"/>
          <w:sz w:val="18"/>
          <w:szCs w:val="18"/>
        </w:rPr>
      </w:pPr>
      <w:ins w:id="325" w:author="juck30808" w:date="2021-01-09T18:43:25Z">
        <w:r>
          <w:rPr>
            <w:sz w:val="18"/>
            <w:szCs w:val="18"/>
          </w:rPr>
          <w:t>CREATE view view_order_count AS</w:t>
        </w:r>
      </w:ins>
    </w:p>
    <w:p>
      <w:pPr>
        <w:ind w:left="480" w:leftChars="200"/>
        <w:rPr>
          <w:ins w:id="326" w:author="juck30808" w:date="2021-01-09T18:43:25Z"/>
          <w:rFonts w:hint="eastAsia"/>
          <w:sz w:val="18"/>
          <w:szCs w:val="18"/>
        </w:rPr>
      </w:pPr>
      <w:ins w:id="327" w:author="juck30808" w:date="2021-01-09T18:43:25Z">
        <w:r>
          <w:rPr>
            <w:rFonts w:hint="eastAsia"/>
            <w:sz w:val="18"/>
            <w:szCs w:val="18"/>
          </w:rPr>
          <w:t>SELECT P_name, B_name, SUM(OD_Count) as '被購買數量', OD_Amount</w:t>
        </w:r>
      </w:ins>
    </w:p>
    <w:p>
      <w:pPr>
        <w:ind w:left="480" w:leftChars="200"/>
        <w:rPr>
          <w:ins w:id="328" w:author="juck30808" w:date="2021-01-09T18:43:25Z"/>
          <w:sz w:val="18"/>
          <w:szCs w:val="18"/>
        </w:rPr>
      </w:pPr>
      <w:ins w:id="329" w:author="juck30808" w:date="2021-01-09T18:43:25Z">
        <w:r>
          <w:rPr>
            <w:sz w:val="18"/>
            <w:szCs w:val="18"/>
          </w:rPr>
          <w:t>FROM supplier, odetail, book</w:t>
        </w:r>
      </w:ins>
    </w:p>
    <w:p>
      <w:pPr>
        <w:ind w:left="480" w:leftChars="200"/>
        <w:rPr>
          <w:ins w:id="330" w:author="juck30808" w:date="2021-01-09T18:43:25Z"/>
          <w:sz w:val="18"/>
          <w:szCs w:val="18"/>
        </w:rPr>
      </w:pPr>
      <w:ins w:id="331" w:author="juck30808" w:date="2021-01-09T18:43:25Z">
        <w:r>
          <w:rPr>
            <w:sz w:val="18"/>
            <w:szCs w:val="18"/>
          </w:rPr>
          <w:t>WHERE supplier.P_ID = book.P_ID AND book.B_ID = odetail.B_ID</w:t>
        </w:r>
      </w:ins>
    </w:p>
    <w:p>
      <w:pPr>
        <w:ind w:left="480" w:leftChars="200"/>
        <w:rPr>
          <w:ins w:id="332" w:author="juck30808" w:date="2021-01-09T18:43:25Z"/>
          <w:sz w:val="18"/>
          <w:szCs w:val="18"/>
        </w:rPr>
      </w:pPr>
      <w:ins w:id="333" w:author="juck30808" w:date="2021-01-09T18:43:25Z">
        <w:r>
          <w:rPr>
            <w:sz w:val="18"/>
            <w:szCs w:val="18"/>
          </w:rPr>
          <w:t>GROUP BY B_name</w:t>
        </w:r>
      </w:ins>
    </w:p>
    <w:p>
      <w:pPr>
        <w:rPr>
          <w:ins w:id="334" w:author="juck30808" w:date="2021-01-09T18:43:25Z"/>
          <w:rFonts w:hint="eastAsia"/>
          <w:sz w:val="18"/>
          <w:szCs w:val="18"/>
        </w:rPr>
      </w:pPr>
    </w:p>
    <w:p>
      <w:pPr>
        <w:rPr>
          <w:ins w:id="335" w:author="juck30808" w:date="2021-01-09T18:43:25Z"/>
          <w:rFonts w:hint="eastAsia"/>
          <w:sz w:val="18"/>
          <w:szCs w:val="18"/>
        </w:rPr>
      </w:pPr>
      <w:ins w:id="336" w:author="juck30808" w:date="2021-01-09T18:43:25Z">
        <w:r>
          <w:rPr>
            <w:sz w:val="18"/>
            <w:szCs w:val="18"/>
          </w:rPr>
          <w:t>(2)</w:t>
        </w:r>
      </w:ins>
      <w:ins w:id="337" w:author="juck30808" w:date="2021-01-09T18:43:25Z">
        <w:r>
          <w:rPr>
            <w:rFonts w:hint="eastAsia"/>
            <w:sz w:val="18"/>
            <w:szCs w:val="18"/>
          </w:rPr>
          <w:t>將書籍</w:t>
        </w:r>
      </w:ins>
      <w:ins w:id="338" w:author="juck30808" w:date="2021-01-09T18:43:25Z">
        <w:r>
          <w:rPr>
            <w:sz w:val="18"/>
            <w:szCs w:val="18"/>
          </w:rPr>
          <w:t>” Programming iOS 12”</w:t>
        </w:r>
      </w:ins>
      <w:ins w:id="339" w:author="juck30808" w:date="2021-01-09T18:43:25Z">
        <w:r>
          <w:rPr>
            <w:rFonts w:hint="eastAsia"/>
            <w:sz w:val="18"/>
            <w:szCs w:val="18"/>
          </w:rPr>
          <w:t>之品名改為</w:t>
        </w:r>
      </w:ins>
      <w:ins w:id="340" w:author="juck30808" w:date="2021-01-09T18:43:25Z">
        <w:r>
          <w:rPr>
            <w:sz w:val="18"/>
            <w:szCs w:val="18"/>
          </w:rPr>
          <w:t>” Programming iOS 13”</w:t>
        </w:r>
      </w:ins>
      <w:ins w:id="341" w:author="juck30808" w:date="2021-01-09T18:43:25Z">
        <w:r>
          <w:rPr>
            <w:rFonts w:hint="eastAsia"/>
            <w:sz w:val="18"/>
            <w:szCs w:val="18"/>
          </w:rPr>
          <w:t>，並針對視觀表View_</w:t>
        </w:r>
      </w:ins>
      <w:ins w:id="342" w:author="juck30808" w:date="2021-01-09T18:43:25Z">
        <w:r>
          <w:rPr>
            <w:sz w:val="18"/>
            <w:szCs w:val="18"/>
          </w:rPr>
          <w:t>Or</w:t>
        </w:r>
      </w:ins>
      <w:ins w:id="343" w:author="juck30808" w:date="2021-01-09T18:43:25Z">
        <w:r>
          <w:rPr>
            <w:rFonts w:hint="eastAsia"/>
            <w:sz w:val="18"/>
            <w:szCs w:val="18"/>
          </w:rPr>
          <w:t>der_Count查詢</w:t>
        </w:r>
      </w:ins>
      <w:ins w:id="344" w:author="juck30808" w:date="2021-01-09T18:43:25Z">
        <w:r>
          <w:rPr>
            <w:sz w:val="18"/>
            <w:szCs w:val="18"/>
          </w:rPr>
          <w:t>OREILLY</w:t>
        </w:r>
      </w:ins>
      <w:ins w:id="345" w:author="juck30808" w:date="2021-01-09T18:43:25Z">
        <w:r>
          <w:rPr>
            <w:rFonts w:hint="eastAsia"/>
            <w:sz w:val="18"/>
            <w:szCs w:val="18"/>
          </w:rPr>
          <w:t>出版社之所有書籍。</w:t>
        </w:r>
      </w:ins>
    </w:p>
    <w:p>
      <w:pPr>
        <w:rPr>
          <w:ins w:id="346" w:author="juck30808" w:date="2021-01-09T18:43:25Z"/>
          <w:sz w:val="18"/>
          <w:szCs w:val="18"/>
        </w:rPr>
      </w:pPr>
      <w:ins w:id="347" w:author="juck30808" w:date="2021-01-09T18:43:25Z">
        <w:r>
          <w:rPr>
            <w:sz w:val="18"/>
            <w:szCs w:val="18"/>
          </w:rPr>
          <w:tab/>
        </w:r>
      </w:ins>
      <w:ins w:id="348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3196590" cy="608330"/>
              <wp:effectExtent l="0" t="0" r="3810" b="1270"/>
              <wp:docPr id="25" name="圖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圖片 18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67390" cy="6222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firstLine="480"/>
        <w:rPr>
          <w:ins w:id="350" w:author="juck30808" w:date="2021-01-09T18:43:25Z"/>
          <w:sz w:val="18"/>
          <w:szCs w:val="18"/>
        </w:rPr>
      </w:pPr>
      <w:ins w:id="351" w:author="juck30808" w:date="2021-01-09T18:43:25Z">
        <w:r>
          <w:rPr>
            <w:sz w:val="18"/>
            <w:szCs w:val="18"/>
          </w:rPr>
          <w:drawing>
            <wp:inline distT="0" distB="0" distL="0" distR="0">
              <wp:extent cx="3525520" cy="825500"/>
              <wp:effectExtent l="0" t="0" r="0" b="0"/>
              <wp:docPr id="26" name="圖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圖片 16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44104" cy="8299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ind w:left="480" w:leftChars="200"/>
        <w:rPr>
          <w:ins w:id="353" w:author="juck30808" w:date="2021-01-09T18:43:25Z"/>
          <w:sz w:val="18"/>
          <w:szCs w:val="18"/>
        </w:rPr>
      </w:pPr>
      <w:ins w:id="354" w:author="juck30808" w:date="2021-01-09T18:43:25Z">
        <w:r>
          <w:rPr>
            <w:rFonts w:hint="eastAsia"/>
            <w:sz w:val="18"/>
            <w:szCs w:val="18"/>
          </w:rPr>
          <w:t>1.更新資料</w:t>
        </w:r>
      </w:ins>
      <w:ins w:id="355" w:author="juck30808" w:date="2021-01-09T18:43:25Z">
        <w:r>
          <w:rPr>
            <w:sz w:val="18"/>
            <w:szCs w:val="18"/>
          </w:rPr>
          <w:t>'Programming iOS 12'</w:t>
        </w:r>
      </w:ins>
      <w:ins w:id="356" w:author="juck30808" w:date="2021-01-09T18:43:25Z">
        <w:r>
          <w:rPr>
            <w:rFonts w:hint="eastAsia"/>
            <w:sz w:val="18"/>
            <w:szCs w:val="18"/>
          </w:rPr>
          <w:t>改為</w:t>
        </w:r>
      </w:ins>
      <w:ins w:id="357" w:author="juck30808" w:date="2021-01-09T18:43:25Z">
        <w:r>
          <w:rPr>
            <w:sz w:val="18"/>
            <w:szCs w:val="18"/>
          </w:rPr>
          <w:t>’Programming iOS 13'</w:t>
        </w:r>
      </w:ins>
    </w:p>
    <w:p>
      <w:pPr>
        <w:ind w:firstLine="480"/>
        <w:rPr>
          <w:ins w:id="358" w:author="juck30808" w:date="2021-01-09T18:43:25Z"/>
          <w:sz w:val="18"/>
          <w:szCs w:val="18"/>
        </w:rPr>
      </w:pPr>
      <w:ins w:id="359" w:author="juck30808" w:date="2021-01-09T18:43:25Z">
        <w:r>
          <w:rPr>
            <w:sz w:val="18"/>
            <w:szCs w:val="18"/>
          </w:rPr>
          <w:t>2.</w:t>
        </w:r>
      </w:ins>
      <w:ins w:id="360" w:author="juck30808" w:date="2021-01-09T18:43:25Z">
        <w:r>
          <w:rPr>
            <w:rFonts w:hint="eastAsia"/>
            <w:sz w:val="18"/>
            <w:szCs w:val="18"/>
          </w:rPr>
          <w:t>取得「P_name」「B_name」跟「被購買數量」跟「OD_Amount」資料</w:t>
        </w:r>
      </w:ins>
    </w:p>
    <w:p>
      <w:pPr>
        <w:ind w:left="480" w:leftChars="200"/>
        <w:rPr>
          <w:ins w:id="361" w:author="juck30808" w:date="2021-01-09T18:43:25Z"/>
          <w:sz w:val="18"/>
          <w:szCs w:val="18"/>
        </w:rPr>
      </w:pPr>
      <w:ins w:id="362" w:author="juck30808" w:date="2021-01-09T18:43:25Z">
        <w:r>
          <w:rPr>
            <w:sz w:val="18"/>
            <w:szCs w:val="18"/>
          </w:rPr>
          <w:t>3.</w:t>
        </w:r>
      </w:ins>
      <w:ins w:id="363" w:author="juck30808" w:date="2021-01-09T18:43:25Z">
        <w:r>
          <w:rPr>
            <w:rFonts w:hint="eastAsia"/>
            <w:sz w:val="18"/>
            <w:szCs w:val="18"/>
          </w:rPr>
          <w:t>從</w:t>
        </w:r>
      </w:ins>
      <w:ins w:id="364" w:author="juck30808" w:date="2021-01-09T18:43:25Z">
        <w:r>
          <w:rPr>
            <w:sz w:val="18"/>
            <w:szCs w:val="18"/>
          </w:rPr>
          <w:t>View_Order_Count</w:t>
        </w:r>
      </w:ins>
      <w:ins w:id="365" w:author="juck30808" w:date="2021-01-09T18:43:25Z">
        <w:r>
          <w:rPr>
            <w:rFonts w:hint="eastAsia"/>
            <w:sz w:val="18"/>
            <w:szCs w:val="18"/>
          </w:rPr>
          <w:t>選取資料</w:t>
        </w:r>
      </w:ins>
    </w:p>
    <w:p>
      <w:pPr>
        <w:ind w:left="480" w:leftChars="200"/>
        <w:rPr>
          <w:ins w:id="366" w:author="juck30808" w:date="2021-01-09T18:43:25Z"/>
          <w:sz w:val="18"/>
          <w:szCs w:val="18"/>
        </w:rPr>
      </w:pPr>
      <w:ins w:id="367" w:author="juck30808" w:date="2021-01-09T18:43:25Z">
        <w:r>
          <w:rPr>
            <w:rFonts w:hint="eastAsia"/>
            <w:sz w:val="18"/>
            <w:szCs w:val="18"/>
          </w:rPr>
          <w:t>4. 設定條件為</w:t>
        </w:r>
      </w:ins>
      <w:ins w:id="368" w:author="juck30808" w:date="2021-01-09T18:43:25Z">
        <w:r>
          <w:rPr>
            <w:sz w:val="18"/>
            <w:szCs w:val="18"/>
          </w:rPr>
          <w:t>P_name = 'OREILLY'</w:t>
        </w:r>
      </w:ins>
    </w:p>
    <w:p>
      <w:pPr>
        <w:rPr>
          <w:ins w:id="369" w:author="juck30808" w:date="2021-01-09T18:43:25Z"/>
          <w:sz w:val="18"/>
          <w:szCs w:val="18"/>
        </w:rPr>
      </w:pPr>
      <w:ins w:id="370" w:author="juck30808" w:date="2021-01-09T18:43:25Z">
        <w:r>
          <w:rPr>
            <w:sz w:val="18"/>
            <w:szCs w:val="18"/>
          </w:rPr>
          <w:tab/>
        </w:r>
      </w:ins>
      <w:ins w:id="371" w:author="juck30808" w:date="2021-01-09T18:43:25Z">
        <w:r>
          <w:rPr>
            <w:rFonts w:hint="eastAsia"/>
            <w:sz w:val="18"/>
            <w:szCs w:val="18"/>
          </w:rPr>
          <w:t>/</w:t>
        </w:r>
      </w:ins>
    </w:p>
    <w:p>
      <w:pPr>
        <w:ind w:firstLine="480"/>
        <w:rPr>
          <w:ins w:id="372" w:author="juck30808" w:date="2021-01-09T18:43:25Z"/>
          <w:sz w:val="18"/>
          <w:szCs w:val="18"/>
        </w:rPr>
      </w:pPr>
      <w:ins w:id="373" w:author="juck30808" w:date="2021-01-09T18:43:25Z">
        <w:r>
          <w:rPr>
            <w:sz w:val="18"/>
            <w:szCs w:val="18"/>
          </w:rPr>
          <w:t>Code</w:t>
        </w:r>
      </w:ins>
    </w:p>
    <w:p>
      <w:pPr>
        <w:ind w:left="480" w:leftChars="200"/>
        <w:rPr>
          <w:ins w:id="374" w:author="juck30808" w:date="2021-01-09T18:43:25Z"/>
          <w:sz w:val="18"/>
          <w:szCs w:val="18"/>
        </w:rPr>
      </w:pPr>
      <w:ins w:id="375" w:author="juck30808" w:date="2021-01-09T18:43:25Z">
        <w:r>
          <w:rPr>
            <w:sz w:val="18"/>
            <w:szCs w:val="18"/>
          </w:rPr>
          <w:t>UPDATE book SET B_name='Programming iOS 13' WHERE B_name='Programming iOS 12';</w:t>
        </w:r>
      </w:ins>
    </w:p>
    <w:p>
      <w:pPr>
        <w:ind w:left="480" w:leftChars="200"/>
        <w:rPr>
          <w:ins w:id="376" w:author="juck30808" w:date="2021-01-09T18:43:25Z"/>
          <w:rFonts w:hint="eastAsia"/>
          <w:sz w:val="18"/>
          <w:szCs w:val="18"/>
        </w:rPr>
      </w:pPr>
      <w:ins w:id="377" w:author="juck30808" w:date="2021-01-09T18:43:25Z">
        <w:r>
          <w:rPr>
            <w:rFonts w:hint="eastAsia"/>
            <w:sz w:val="18"/>
            <w:szCs w:val="18"/>
          </w:rPr>
          <w:t>SELECT P_name,B_name,被購買數量,OD_Amount</w:t>
        </w:r>
      </w:ins>
    </w:p>
    <w:p>
      <w:pPr>
        <w:ind w:left="480" w:leftChars="200"/>
        <w:rPr>
          <w:ins w:id="378" w:author="juck30808" w:date="2021-01-09T18:43:25Z"/>
          <w:sz w:val="18"/>
          <w:szCs w:val="18"/>
        </w:rPr>
      </w:pPr>
      <w:ins w:id="379" w:author="juck30808" w:date="2021-01-09T18:43:25Z">
        <w:r>
          <w:rPr>
            <w:sz w:val="18"/>
            <w:szCs w:val="18"/>
          </w:rPr>
          <w:t>FROM View_Order_Count</w:t>
        </w:r>
      </w:ins>
    </w:p>
    <w:p>
      <w:pPr>
        <w:ind w:left="480" w:leftChars="200"/>
        <w:rPr>
          <w:ins w:id="380" w:author="juck30808" w:date="2021-01-09T18:43:25Z"/>
          <w:rFonts w:hint="eastAsia"/>
          <w:sz w:val="18"/>
          <w:szCs w:val="18"/>
        </w:rPr>
      </w:pPr>
      <w:ins w:id="381" w:author="juck30808" w:date="2021-01-09T18:43:25Z">
        <w:r>
          <w:rPr>
            <w:sz w:val="18"/>
            <w:szCs w:val="18"/>
          </w:rPr>
          <w:t>WHERE P_name = 'OREILLY'</w:t>
        </w:r>
      </w:ins>
    </w:p>
    <w:p>
      <w:pPr>
        <w:rPr>
          <w:ins w:id="382" w:author="juck30808" w:date="2021-01-09T18:43:25Z"/>
          <w:sz w:val="18"/>
          <w:szCs w:val="18"/>
        </w:rPr>
      </w:pPr>
    </w:p>
    <w:p>
      <w:pPr>
        <w:rPr>
          <w:ins w:id="383" w:author="juck30808" w:date="2021-01-09T18:43:25Z"/>
          <w:sz w:val="18"/>
          <w:szCs w:val="18"/>
        </w:rPr>
      </w:pPr>
      <w:ins w:id="384" w:author="juck30808" w:date="2021-01-09T18:43:25Z">
        <w:r>
          <w:rPr>
            <w:rFonts w:hint="eastAsia"/>
            <w:sz w:val="18"/>
            <w:szCs w:val="18"/>
          </w:rPr>
          <w:t>(</w:t>
        </w:r>
      </w:ins>
      <w:ins w:id="385" w:author="juck30808" w:date="2021-01-09T18:43:25Z">
        <w:r>
          <w:rPr>
            <w:sz w:val="18"/>
            <w:szCs w:val="18"/>
          </w:rPr>
          <w:t>3)</w:t>
        </w:r>
      </w:ins>
      <w:ins w:id="386" w:author="juck30808" w:date="2021-01-09T18:43:25Z">
        <w:r>
          <w:rPr>
            <w:rFonts w:hint="eastAsia"/>
            <w:sz w:val="18"/>
            <w:szCs w:val="18"/>
          </w:rPr>
          <w:t>針對視觀表View_Order_Count，查詢哪些出版社的銷售金額加總後，低於$</w:t>
        </w:r>
      </w:ins>
      <w:ins w:id="387" w:author="juck30808" w:date="2021-01-09T18:43:25Z">
        <w:r>
          <w:rPr>
            <w:sz w:val="18"/>
            <w:szCs w:val="18"/>
          </w:rPr>
          <w:t>5000</w:t>
        </w:r>
      </w:ins>
      <w:ins w:id="388" w:author="juck30808" w:date="2021-01-09T18:43:25Z">
        <w:r>
          <w:rPr>
            <w:rFonts w:hint="eastAsia"/>
            <w:sz w:val="18"/>
            <w:szCs w:val="18"/>
          </w:rPr>
          <w:t>，並顯示出版社名稱及總被購買次數及總金額</w:t>
        </w:r>
      </w:ins>
    </w:p>
    <w:p>
      <w:pPr>
        <w:rPr>
          <w:ins w:id="389" w:author="juck30808" w:date="2021-01-09T18:43:25Z"/>
          <w:sz w:val="18"/>
          <w:szCs w:val="18"/>
        </w:rPr>
      </w:pPr>
      <w:ins w:id="390" w:author="juck30808" w:date="2021-01-09T18:43:25Z">
        <w:r>
          <w:rPr>
            <w:rFonts w:hint="eastAsia"/>
            <w:sz w:val="18"/>
            <w:szCs w:val="18"/>
          </w:rPr>
          <w:drawing>
            <wp:inline distT="0" distB="0" distL="0" distR="0">
              <wp:extent cx="5266690" cy="885190"/>
              <wp:effectExtent l="0" t="0" r="0" b="0"/>
              <wp:docPr id="27" name="圖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圖片 2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6690" cy="885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392" w:author="juck30808" w:date="2021-01-09T18:43:25Z"/>
          <w:rFonts w:hint="eastAsia"/>
          <w:sz w:val="18"/>
          <w:szCs w:val="18"/>
        </w:rPr>
      </w:pPr>
      <w:ins w:id="393" w:author="juck30808" w:date="2021-01-09T18:43:25Z">
        <w:r>
          <w:rPr>
            <w:rFonts w:hint="eastAsia"/>
            <w:sz w:val="18"/>
            <w:szCs w:val="18"/>
          </w:rPr>
          <w:drawing>
            <wp:inline distT="0" distB="0" distL="0" distR="0">
              <wp:extent cx="5274310" cy="1089660"/>
              <wp:effectExtent l="0" t="0" r="2540" b="0"/>
              <wp:docPr id="28" name="圖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圖片 24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rPr>
          <w:ins w:id="395" w:author="juck30808" w:date="2021-01-09T18:43:25Z"/>
          <w:sz w:val="18"/>
          <w:szCs w:val="18"/>
        </w:rPr>
      </w:pPr>
      <w:ins w:id="396" w:author="juck30808" w:date="2021-01-09T18:43:25Z">
        <w:r>
          <w:rPr>
            <w:rFonts w:hint="eastAsia"/>
            <w:sz w:val="18"/>
            <w:szCs w:val="18"/>
          </w:rPr>
          <w:t>1.取得「P_name」跟「總被購買數量」跟「銷售總額」資料</w:t>
        </w:r>
      </w:ins>
    </w:p>
    <w:p>
      <w:pPr>
        <w:rPr>
          <w:ins w:id="397" w:author="juck30808" w:date="2021-01-09T18:43:25Z"/>
          <w:sz w:val="18"/>
          <w:szCs w:val="18"/>
        </w:rPr>
      </w:pPr>
      <w:ins w:id="398" w:author="juck30808" w:date="2021-01-09T18:43:25Z">
        <w:r>
          <w:rPr>
            <w:sz w:val="18"/>
            <w:szCs w:val="18"/>
          </w:rPr>
          <w:t>2.</w:t>
        </w:r>
      </w:ins>
      <w:ins w:id="399" w:author="juck30808" w:date="2021-01-09T18:43:25Z">
        <w:r>
          <w:rPr>
            <w:rFonts w:hint="eastAsia"/>
            <w:sz w:val="18"/>
            <w:szCs w:val="18"/>
          </w:rPr>
          <w:t>從</w:t>
        </w:r>
      </w:ins>
      <w:ins w:id="400" w:author="juck30808" w:date="2021-01-09T18:43:25Z">
        <w:r>
          <w:rPr>
            <w:sz w:val="18"/>
            <w:szCs w:val="18"/>
          </w:rPr>
          <w:t>supplier,odetail, book</w:t>
        </w:r>
      </w:ins>
      <w:ins w:id="401" w:author="juck30808" w:date="2021-01-09T18:43:25Z">
        <w:r>
          <w:rPr>
            <w:rFonts w:hint="eastAsia"/>
            <w:sz w:val="18"/>
            <w:szCs w:val="18"/>
          </w:rPr>
          <w:t>選取資料</w:t>
        </w:r>
      </w:ins>
    </w:p>
    <w:p>
      <w:pPr>
        <w:rPr>
          <w:ins w:id="402" w:author="juck30808" w:date="2021-01-09T18:43:25Z"/>
          <w:sz w:val="18"/>
          <w:szCs w:val="18"/>
        </w:rPr>
      </w:pPr>
      <w:ins w:id="403" w:author="juck30808" w:date="2021-01-09T18:43:25Z">
        <w:r>
          <w:rPr>
            <w:rFonts w:hint="eastAsia"/>
            <w:sz w:val="18"/>
            <w:szCs w:val="18"/>
          </w:rPr>
          <w:t>3.設定條件為</w:t>
        </w:r>
      </w:ins>
      <w:ins w:id="404" w:author="juck30808" w:date="2021-01-09T18:43:25Z">
        <w:r>
          <w:rPr>
            <w:sz w:val="18"/>
            <w:szCs w:val="18"/>
          </w:rPr>
          <w:t xml:space="preserve">supplier.P_ID = book.P_ID </w:t>
        </w:r>
      </w:ins>
      <w:ins w:id="405" w:author="juck30808" w:date="2021-01-09T18:43:25Z">
        <w:r>
          <w:rPr>
            <w:rFonts w:hint="eastAsia"/>
            <w:sz w:val="18"/>
            <w:szCs w:val="18"/>
          </w:rPr>
          <w:t>跟</w:t>
        </w:r>
      </w:ins>
      <w:ins w:id="406" w:author="juck30808" w:date="2021-01-09T18:43:25Z">
        <w:r>
          <w:rPr>
            <w:sz w:val="18"/>
            <w:szCs w:val="18"/>
          </w:rPr>
          <w:t xml:space="preserve"> book.B_ID = odetail.B_ID</w:t>
        </w:r>
      </w:ins>
    </w:p>
    <w:p>
      <w:pPr>
        <w:rPr>
          <w:ins w:id="407" w:author="juck30808" w:date="2021-01-09T18:43:25Z"/>
          <w:sz w:val="18"/>
          <w:szCs w:val="18"/>
        </w:rPr>
      </w:pPr>
      <w:ins w:id="408" w:author="juck30808" w:date="2021-01-09T18:43:25Z">
        <w:r>
          <w:rPr>
            <w:rFonts w:hint="eastAsia"/>
            <w:sz w:val="18"/>
            <w:szCs w:val="18"/>
          </w:rPr>
          <w:t>4.把</w:t>
        </w:r>
      </w:ins>
      <w:ins w:id="409" w:author="juck30808" w:date="2021-01-09T18:43:25Z">
        <w:r>
          <w:rPr>
            <w:sz w:val="18"/>
            <w:szCs w:val="18"/>
          </w:rPr>
          <w:t>P_name</w:t>
        </w:r>
      </w:ins>
      <w:ins w:id="410" w:author="juck30808" w:date="2021-01-09T18:43:25Z">
        <w:r>
          <w:rPr>
            <w:rFonts w:hint="eastAsia"/>
            <w:sz w:val="18"/>
            <w:szCs w:val="18"/>
          </w:rPr>
          <w:t>設為群組</w:t>
        </w:r>
      </w:ins>
    </w:p>
    <w:p>
      <w:pPr>
        <w:rPr>
          <w:ins w:id="411" w:author="juck30808" w:date="2021-01-09T18:43:25Z"/>
          <w:rFonts w:hint="eastAsia"/>
          <w:sz w:val="18"/>
          <w:szCs w:val="18"/>
        </w:rPr>
      </w:pPr>
      <w:ins w:id="412" w:author="juck30808" w:date="2021-01-09T18:43:25Z">
        <w:r>
          <w:rPr>
            <w:rFonts w:hint="eastAsia"/>
            <w:sz w:val="18"/>
            <w:szCs w:val="18"/>
          </w:rPr>
          <w:t>5.將銷售總額 &lt; 5000設為條件</w:t>
        </w:r>
      </w:ins>
    </w:p>
    <w:p>
      <w:pPr>
        <w:rPr>
          <w:ins w:id="413" w:author="juck30808" w:date="2021-01-09T18:43:25Z"/>
          <w:sz w:val="18"/>
          <w:szCs w:val="18"/>
        </w:rPr>
      </w:pPr>
      <w:ins w:id="414" w:author="juck30808" w:date="2021-01-09T18:43:25Z">
        <w:r>
          <w:rPr>
            <w:sz w:val="18"/>
            <w:szCs w:val="18"/>
          </w:rPr>
          <w:t>/</w:t>
        </w:r>
      </w:ins>
    </w:p>
    <w:p>
      <w:pPr>
        <w:rPr>
          <w:ins w:id="415" w:author="juck30808" w:date="2021-01-09T18:43:25Z"/>
          <w:rFonts w:hint="eastAsia"/>
          <w:sz w:val="18"/>
          <w:szCs w:val="18"/>
        </w:rPr>
      </w:pPr>
      <w:ins w:id="416" w:author="juck30808" w:date="2021-01-09T18:43:25Z">
        <w:r>
          <w:rPr>
            <w:rFonts w:hint="eastAsia"/>
            <w:sz w:val="18"/>
            <w:szCs w:val="18"/>
          </w:rPr>
          <w:t>SELECT P_name, SUM(OD_Count) AS '總被購買數量', (OD_Amount*SUM(OD_Count)) AS '銷售總額'</w:t>
        </w:r>
      </w:ins>
    </w:p>
    <w:p>
      <w:pPr>
        <w:rPr>
          <w:ins w:id="417" w:author="juck30808" w:date="2021-01-09T18:43:25Z"/>
          <w:sz w:val="18"/>
          <w:szCs w:val="18"/>
        </w:rPr>
      </w:pPr>
      <w:ins w:id="418" w:author="juck30808" w:date="2021-01-09T18:43:25Z">
        <w:r>
          <w:rPr>
            <w:sz w:val="18"/>
            <w:szCs w:val="18"/>
          </w:rPr>
          <w:t>FROM supplier,odetail, book</w:t>
        </w:r>
      </w:ins>
    </w:p>
    <w:p>
      <w:pPr>
        <w:rPr>
          <w:ins w:id="419" w:author="juck30808" w:date="2021-01-09T18:43:25Z"/>
          <w:sz w:val="18"/>
          <w:szCs w:val="18"/>
        </w:rPr>
      </w:pPr>
      <w:ins w:id="420" w:author="juck30808" w:date="2021-01-09T18:43:25Z">
        <w:r>
          <w:rPr>
            <w:sz w:val="18"/>
            <w:szCs w:val="18"/>
          </w:rPr>
          <w:t xml:space="preserve">WHERE supplier.P_ID = book.P_ID AND book.B_ID = odetail.B_ID </w:t>
        </w:r>
      </w:ins>
    </w:p>
    <w:p>
      <w:pPr>
        <w:rPr>
          <w:ins w:id="421" w:author="juck30808" w:date="2021-01-09T18:43:25Z"/>
          <w:sz w:val="18"/>
          <w:szCs w:val="18"/>
        </w:rPr>
      </w:pPr>
      <w:ins w:id="422" w:author="juck30808" w:date="2021-01-09T18:43:25Z">
        <w:r>
          <w:rPr>
            <w:sz w:val="18"/>
            <w:szCs w:val="18"/>
          </w:rPr>
          <w:t>GROUP BY P_name</w:t>
        </w:r>
      </w:ins>
    </w:p>
    <w:p>
      <w:pPr>
        <w:rPr>
          <w:ins w:id="423" w:author="juck30808" w:date="2021-01-09T18:43:25Z"/>
          <w:sz w:val="18"/>
          <w:szCs w:val="18"/>
        </w:rPr>
      </w:pPr>
      <w:ins w:id="424" w:author="juck30808" w:date="2021-01-09T18:43:25Z">
        <w:r>
          <w:rPr>
            <w:rFonts w:hint="eastAsia"/>
            <w:sz w:val="18"/>
            <w:szCs w:val="18"/>
          </w:rPr>
          <w:t>HAVING 銷售總額 &lt; 5000</w:t>
        </w:r>
      </w:ins>
    </w:p>
    <w:p>
      <w:pPr>
        <w:rPr>
          <w:ins w:id="425" w:author="juck30808" w:date="2021-01-09T18:43:25Z"/>
          <w:sz w:val="18"/>
          <w:szCs w:val="18"/>
        </w:rPr>
      </w:pPr>
    </w:p>
    <w:p>
      <w:pPr>
        <w:widowControl/>
      </w:pPr>
    </w:p>
    <w:sectPr>
      <w:type w:val="continuous"/>
      <w:pgSz w:w="11906" w:h="16838"/>
      <w:pgMar w:top="1440" w:right="1080" w:bottom="1440" w:left="108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PMingLiU">
    <w:altName w:val="宋体-繁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MingLiU">
    <w:altName w:val="宋体-繁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DC7977"/>
    <w:multiLevelType w:val="multilevel"/>
    <w:tmpl w:val="65DC7977"/>
    <w:lvl w:ilvl="0" w:tentative="0">
      <w:start w:val="1"/>
      <w:numFmt w:val="decimal"/>
      <w:lvlText w:val="(%1)"/>
      <w:lvlJc w:val="left"/>
      <w:pPr>
        <w:ind w:left="1444" w:hanging="480"/>
      </w:pPr>
      <w:rPr>
        <w:rFonts w:hint="eastAsia"/>
      </w:rPr>
    </w:lvl>
    <w:lvl w:ilvl="1" w:tentative="0">
      <w:start w:val="1"/>
      <w:numFmt w:val="ideographTraditional"/>
      <w:lvlText w:val="%2、"/>
      <w:lvlJc w:val="left"/>
      <w:pPr>
        <w:ind w:left="1924" w:hanging="480"/>
      </w:pPr>
    </w:lvl>
    <w:lvl w:ilvl="2" w:tentative="0">
      <w:start w:val="1"/>
      <w:numFmt w:val="lowerRoman"/>
      <w:lvlText w:val="%3."/>
      <w:lvlJc w:val="right"/>
      <w:pPr>
        <w:ind w:left="2404" w:hanging="480"/>
      </w:pPr>
    </w:lvl>
    <w:lvl w:ilvl="3" w:tentative="0">
      <w:start w:val="1"/>
      <w:numFmt w:val="decimal"/>
      <w:lvlText w:val="%4."/>
      <w:lvlJc w:val="left"/>
      <w:pPr>
        <w:ind w:left="2884" w:hanging="480"/>
      </w:pPr>
    </w:lvl>
    <w:lvl w:ilvl="4" w:tentative="0">
      <w:start w:val="1"/>
      <w:numFmt w:val="ideographTraditional"/>
      <w:lvlText w:val="%5、"/>
      <w:lvlJc w:val="left"/>
      <w:pPr>
        <w:ind w:left="3364" w:hanging="480"/>
      </w:pPr>
    </w:lvl>
    <w:lvl w:ilvl="5" w:tentative="0">
      <w:start w:val="1"/>
      <w:numFmt w:val="lowerRoman"/>
      <w:lvlText w:val="%6."/>
      <w:lvlJc w:val="right"/>
      <w:pPr>
        <w:ind w:left="3844" w:hanging="480"/>
      </w:pPr>
    </w:lvl>
    <w:lvl w:ilvl="6" w:tentative="0">
      <w:start w:val="1"/>
      <w:numFmt w:val="decimal"/>
      <w:lvlText w:val="%7."/>
      <w:lvlJc w:val="left"/>
      <w:pPr>
        <w:ind w:left="4324" w:hanging="480"/>
      </w:pPr>
    </w:lvl>
    <w:lvl w:ilvl="7" w:tentative="0">
      <w:start w:val="1"/>
      <w:numFmt w:val="ideographTraditional"/>
      <w:lvlText w:val="%8、"/>
      <w:lvlJc w:val="left"/>
      <w:pPr>
        <w:ind w:left="4804" w:hanging="480"/>
      </w:pPr>
    </w:lvl>
    <w:lvl w:ilvl="8" w:tentative="0">
      <w:start w:val="1"/>
      <w:numFmt w:val="lowerRoman"/>
      <w:lvlText w:val="%9."/>
      <w:lvlJc w:val="right"/>
      <w:pPr>
        <w:ind w:left="5284" w:hanging="480"/>
      </w:pPr>
    </w:lvl>
  </w:abstractNum>
  <w:abstractNum w:abstractNumId="1">
    <w:nsid w:val="661C0A67"/>
    <w:multiLevelType w:val="multilevel"/>
    <w:tmpl w:val="661C0A67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eastAsia"/>
        <w:sz w:val="24"/>
        <w:szCs w:val="24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74635E41"/>
    <w:multiLevelType w:val="multilevel"/>
    <w:tmpl w:val="74635E41"/>
    <w:lvl w:ilvl="0" w:tentative="0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entative="0">
      <w:start w:val="1"/>
      <w:numFmt w:val="decimal"/>
      <w:lvlText w:val="%2."/>
      <w:lvlJc w:val="left"/>
      <w:pPr>
        <w:ind w:left="960" w:hanging="480"/>
      </w:pPr>
    </w:lvl>
    <w:lvl w:ilvl="2" w:tentative="0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B4420BC"/>
    <w:multiLevelType w:val="multilevel"/>
    <w:tmpl w:val="7B4420BC"/>
    <w:lvl w:ilvl="0" w:tentative="0">
      <w:start w:val="1"/>
      <w:numFmt w:val="decimal"/>
      <w:lvlText w:val="(%1)"/>
      <w:lvlJc w:val="left"/>
      <w:pPr>
        <w:ind w:left="1446" w:hanging="480"/>
      </w:pPr>
      <w:rPr>
        <w:rFonts w:hint="eastAsia"/>
      </w:rPr>
    </w:lvl>
    <w:lvl w:ilvl="1" w:tentative="0">
      <w:start w:val="1"/>
      <w:numFmt w:val="ideographTraditional"/>
      <w:lvlText w:val="%2、"/>
      <w:lvlJc w:val="left"/>
      <w:pPr>
        <w:ind w:left="1926" w:hanging="480"/>
      </w:pPr>
    </w:lvl>
    <w:lvl w:ilvl="2" w:tentative="0">
      <w:start w:val="1"/>
      <w:numFmt w:val="lowerRoman"/>
      <w:lvlText w:val="%3."/>
      <w:lvlJc w:val="right"/>
      <w:pPr>
        <w:ind w:left="2406" w:hanging="480"/>
      </w:pPr>
    </w:lvl>
    <w:lvl w:ilvl="3" w:tentative="0">
      <w:start w:val="1"/>
      <w:numFmt w:val="decimal"/>
      <w:lvlText w:val="%4."/>
      <w:lvlJc w:val="left"/>
      <w:pPr>
        <w:ind w:left="2886" w:hanging="480"/>
      </w:pPr>
    </w:lvl>
    <w:lvl w:ilvl="4" w:tentative="0">
      <w:start w:val="1"/>
      <w:numFmt w:val="ideographTraditional"/>
      <w:lvlText w:val="%5、"/>
      <w:lvlJc w:val="left"/>
      <w:pPr>
        <w:ind w:left="3366" w:hanging="480"/>
      </w:pPr>
    </w:lvl>
    <w:lvl w:ilvl="5" w:tentative="0">
      <w:start w:val="1"/>
      <w:numFmt w:val="lowerRoman"/>
      <w:lvlText w:val="%6."/>
      <w:lvlJc w:val="right"/>
      <w:pPr>
        <w:ind w:left="3846" w:hanging="480"/>
      </w:pPr>
    </w:lvl>
    <w:lvl w:ilvl="6" w:tentative="0">
      <w:start w:val="1"/>
      <w:numFmt w:val="decimal"/>
      <w:lvlText w:val="%7."/>
      <w:lvlJc w:val="left"/>
      <w:pPr>
        <w:ind w:left="4326" w:hanging="480"/>
      </w:pPr>
    </w:lvl>
    <w:lvl w:ilvl="7" w:tentative="0">
      <w:start w:val="1"/>
      <w:numFmt w:val="ideographTraditional"/>
      <w:lvlText w:val="%8、"/>
      <w:lvlJc w:val="left"/>
      <w:pPr>
        <w:ind w:left="4806" w:hanging="480"/>
      </w:pPr>
    </w:lvl>
    <w:lvl w:ilvl="8" w:tentative="0">
      <w:start w:val="1"/>
      <w:numFmt w:val="lowerRoman"/>
      <w:lvlText w:val="%9."/>
      <w:lvlJc w:val="right"/>
      <w:pPr>
        <w:ind w:left="5286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juck30808">
    <w15:presenceInfo w15:providerId="WPS Office" w15:userId="23583582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 w:val="1"/>
  <w:bordersDoNotSurroundFooter w:val="1"/>
  <w:trackRevisions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0C5"/>
    <w:rsid w:val="000011C3"/>
    <w:rsid w:val="000013CA"/>
    <w:rsid w:val="00022E85"/>
    <w:rsid w:val="00033464"/>
    <w:rsid w:val="0003369E"/>
    <w:rsid w:val="00037C94"/>
    <w:rsid w:val="000408A5"/>
    <w:rsid w:val="000615F4"/>
    <w:rsid w:val="00066490"/>
    <w:rsid w:val="00066E8F"/>
    <w:rsid w:val="00077A18"/>
    <w:rsid w:val="0009512C"/>
    <w:rsid w:val="000A0CE3"/>
    <w:rsid w:val="000A391A"/>
    <w:rsid w:val="000B76E8"/>
    <w:rsid w:val="000C06FB"/>
    <w:rsid w:val="000C1C6D"/>
    <w:rsid w:val="000C452C"/>
    <w:rsid w:val="000C4DF7"/>
    <w:rsid w:val="000F6AB7"/>
    <w:rsid w:val="0010438F"/>
    <w:rsid w:val="00106055"/>
    <w:rsid w:val="00123B01"/>
    <w:rsid w:val="0012607B"/>
    <w:rsid w:val="00130C62"/>
    <w:rsid w:val="00135557"/>
    <w:rsid w:val="0017637E"/>
    <w:rsid w:val="00180E41"/>
    <w:rsid w:val="001820A1"/>
    <w:rsid w:val="00186592"/>
    <w:rsid w:val="001A154F"/>
    <w:rsid w:val="001A4892"/>
    <w:rsid w:val="001B5D79"/>
    <w:rsid w:val="001C5459"/>
    <w:rsid w:val="001D5FF0"/>
    <w:rsid w:val="001F1578"/>
    <w:rsid w:val="001F5AD7"/>
    <w:rsid w:val="002208B6"/>
    <w:rsid w:val="00225983"/>
    <w:rsid w:val="00245FEC"/>
    <w:rsid w:val="002930D4"/>
    <w:rsid w:val="002934FF"/>
    <w:rsid w:val="002A05CE"/>
    <w:rsid w:val="002A4F93"/>
    <w:rsid w:val="002C43DF"/>
    <w:rsid w:val="002D3F27"/>
    <w:rsid w:val="002D796C"/>
    <w:rsid w:val="0031356A"/>
    <w:rsid w:val="003262D6"/>
    <w:rsid w:val="00327875"/>
    <w:rsid w:val="0034163E"/>
    <w:rsid w:val="003433E4"/>
    <w:rsid w:val="00350C39"/>
    <w:rsid w:val="00356128"/>
    <w:rsid w:val="00366D8C"/>
    <w:rsid w:val="00367A12"/>
    <w:rsid w:val="00373E50"/>
    <w:rsid w:val="00386364"/>
    <w:rsid w:val="003B1D87"/>
    <w:rsid w:val="003B496B"/>
    <w:rsid w:val="0040194C"/>
    <w:rsid w:val="00413423"/>
    <w:rsid w:val="00415943"/>
    <w:rsid w:val="00416E35"/>
    <w:rsid w:val="00421DB0"/>
    <w:rsid w:val="00423662"/>
    <w:rsid w:val="004454D2"/>
    <w:rsid w:val="00474C3D"/>
    <w:rsid w:val="00475370"/>
    <w:rsid w:val="0048592F"/>
    <w:rsid w:val="00497E13"/>
    <w:rsid w:val="0050051B"/>
    <w:rsid w:val="00505049"/>
    <w:rsid w:val="005236EC"/>
    <w:rsid w:val="00531EA0"/>
    <w:rsid w:val="005360A3"/>
    <w:rsid w:val="00546DB2"/>
    <w:rsid w:val="005572FD"/>
    <w:rsid w:val="0056070E"/>
    <w:rsid w:val="00561ACD"/>
    <w:rsid w:val="005A1AF2"/>
    <w:rsid w:val="005A49FB"/>
    <w:rsid w:val="005B2824"/>
    <w:rsid w:val="005B3C40"/>
    <w:rsid w:val="005B49DE"/>
    <w:rsid w:val="005C5B1A"/>
    <w:rsid w:val="005D4602"/>
    <w:rsid w:val="005E3267"/>
    <w:rsid w:val="006153B8"/>
    <w:rsid w:val="00623269"/>
    <w:rsid w:val="00631B88"/>
    <w:rsid w:val="00637E1C"/>
    <w:rsid w:val="00650316"/>
    <w:rsid w:val="006527BB"/>
    <w:rsid w:val="00663C76"/>
    <w:rsid w:val="00667BE8"/>
    <w:rsid w:val="00673920"/>
    <w:rsid w:val="00674D58"/>
    <w:rsid w:val="00684E47"/>
    <w:rsid w:val="00696B84"/>
    <w:rsid w:val="00697904"/>
    <w:rsid w:val="006B450A"/>
    <w:rsid w:val="006F10F4"/>
    <w:rsid w:val="006F528C"/>
    <w:rsid w:val="006F5ED8"/>
    <w:rsid w:val="007110ED"/>
    <w:rsid w:val="007454F3"/>
    <w:rsid w:val="00746C0C"/>
    <w:rsid w:val="00766A07"/>
    <w:rsid w:val="00767C38"/>
    <w:rsid w:val="007A1BFE"/>
    <w:rsid w:val="007A49FA"/>
    <w:rsid w:val="007A65AC"/>
    <w:rsid w:val="00803418"/>
    <w:rsid w:val="00827557"/>
    <w:rsid w:val="00830759"/>
    <w:rsid w:val="008470C5"/>
    <w:rsid w:val="00861C4B"/>
    <w:rsid w:val="00880DA3"/>
    <w:rsid w:val="008968B8"/>
    <w:rsid w:val="008A018E"/>
    <w:rsid w:val="008D627F"/>
    <w:rsid w:val="008F3A0F"/>
    <w:rsid w:val="008F5080"/>
    <w:rsid w:val="008F7BF3"/>
    <w:rsid w:val="00904655"/>
    <w:rsid w:val="00921E22"/>
    <w:rsid w:val="00945B24"/>
    <w:rsid w:val="0097148F"/>
    <w:rsid w:val="00996D09"/>
    <w:rsid w:val="009A6FB8"/>
    <w:rsid w:val="009A79EB"/>
    <w:rsid w:val="009B2015"/>
    <w:rsid w:val="009E7699"/>
    <w:rsid w:val="00A16CBC"/>
    <w:rsid w:val="00A17B76"/>
    <w:rsid w:val="00A215CF"/>
    <w:rsid w:val="00A358C8"/>
    <w:rsid w:val="00A43C8D"/>
    <w:rsid w:val="00A57AB3"/>
    <w:rsid w:val="00A717D9"/>
    <w:rsid w:val="00A8149D"/>
    <w:rsid w:val="00A853CA"/>
    <w:rsid w:val="00A87B06"/>
    <w:rsid w:val="00AA7E7B"/>
    <w:rsid w:val="00AC367C"/>
    <w:rsid w:val="00AD5DED"/>
    <w:rsid w:val="00AE7930"/>
    <w:rsid w:val="00B00983"/>
    <w:rsid w:val="00B059B3"/>
    <w:rsid w:val="00B059FA"/>
    <w:rsid w:val="00B14842"/>
    <w:rsid w:val="00B32ABD"/>
    <w:rsid w:val="00B51D09"/>
    <w:rsid w:val="00B57346"/>
    <w:rsid w:val="00B62AA1"/>
    <w:rsid w:val="00B85D8F"/>
    <w:rsid w:val="00B973E7"/>
    <w:rsid w:val="00BA7EC9"/>
    <w:rsid w:val="00BE2E45"/>
    <w:rsid w:val="00C21C26"/>
    <w:rsid w:val="00C732FE"/>
    <w:rsid w:val="00C75DBA"/>
    <w:rsid w:val="00C917EC"/>
    <w:rsid w:val="00CF40B2"/>
    <w:rsid w:val="00D01BA6"/>
    <w:rsid w:val="00D025FD"/>
    <w:rsid w:val="00D31D2F"/>
    <w:rsid w:val="00D343C9"/>
    <w:rsid w:val="00D66D96"/>
    <w:rsid w:val="00D9038D"/>
    <w:rsid w:val="00D913CC"/>
    <w:rsid w:val="00DA5DDA"/>
    <w:rsid w:val="00DB1223"/>
    <w:rsid w:val="00DB7126"/>
    <w:rsid w:val="00DD219F"/>
    <w:rsid w:val="00DE5388"/>
    <w:rsid w:val="00E237F7"/>
    <w:rsid w:val="00E47A2F"/>
    <w:rsid w:val="00E509B8"/>
    <w:rsid w:val="00E8502B"/>
    <w:rsid w:val="00EB333F"/>
    <w:rsid w:val="00ED3BE2"/>
    <w:rsid w:val="00EE3CC6"/>
    <w:rsid w:val="00EF2BB0"/>
    <w:rsid w:val="00F1307A"/>
    <w:rsid w:val="00F2319A"/>
    <w:rsid w:val="00F30F4C"/>
    <w:rsid w:val="00F37FA3"/>
    <w:rsid w:val="00F601A6"/>
    <w:rsid w:val="00F63981"/>
    <w:rsid w:val="00F67732"/>
    <w:rsid w:val="00F779E3"/>
    <w:rsid w:val="00FA339A"/>
    <w:rsid w:val="00FE2243"/>
    <w:rsid w:val="00FE464B"/>
    <w:rsid w:val="00FE4751"/>
    <w:rsid w:val="00FF65AC"/>
    <w:rsid w:val="FEDB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5"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paragraph" w:styleId="3">
    <w:name w:val="Date"/>
    <w:basedOn w:val="1"/>
    <w:next w:val="1"/>
    <w:link w:val="10"/>
    <w:unhideWhenUsed/>
    <w:qFormat/>
    <w:uiPriority w:val="99"/>
    <w:pPr>
      <w:jc w:val="right"/>
    </w:p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5">
    <w:name w:val="head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Date Char"/>
    <w:basedOn w:val="6"/>
    <w:link w:val="3"/>
    <w:semiHidden/>
    <w:qFormat/>
    <w:uiPriority w:val="99"/>
  </w:style>
  <w:style w:type="paragraph" w:customStyle="1" w:styleId="11">
    <w:name w:val="List Paragraph"/>
    <w:basedOn w:val="1"/>
    <w:qFormat/>
    <w:uiPriority w:val="34"/>
    <w:pPr>
      <w:ind w:left="480" w:leftChars="200"/>
    </w:pPr>
  </w:style>
  <w:style w:type="table" w:customStyle="1" w:styleId="12">
    <w:name w:val="格線表格 1 淺色1"/>
    <w:basedOn w:val="8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3">
    <w:name w:val="Header Char"/>
    <w:basedOn w:val="6"/>
    <w:link w:val="5"/>
    <w:semiHidden/>
    <w:uiPriority w:val="99"/>
    <w:rPr>
      <w:sz w:val="20"/>
      <w:szCs w:val="20"/>
    </w:rPr>
  </w:style>
  <w:style w:type="character" w:customStyle="1" w:styleId="14">
    <w:name w:val="Footer Char"/>
    <w:basedOn w:val="6"/>
    <w:link w:val="4"/>
    <w:semiHidden/>
    <w:uiPriority w:val="99"/>
    <w:rPr>
      <w:sz w:val="20"/>
      <w:szCs w:val="20"/>
    </w:rPr>
  </w:style>
  <w:style w:type="character" w:customStyle="1" w:styleId="15">
    <w:name w:val="Balloon Text Char"/>
    <w:basedOn w:val="6"/>
    <w:link w:val="2"/>
    <w:semiHidden/>
    <w:uiPriority w:val="99"/>
    <w:rPr>
      <w:rFonts w:asciiTheme="majorHAnsi" w:hAnsiTheme="majorHAnsi" w:eastAsiaTheme="majorEastAsia" w:cstheme="majorBidi"/>
      <w:sz w:val="18"/>
      <w:szCs w:val="18"/>
    </w:rPr>
  </w:style>
  <w:style w:type="character" w:customStyle="1" w:styleId="16">
    <w:name w:val="cm-keyword"/>
    <w:basedOn w:val="6"/>
    <w:uiPriority w:val="0"/>
  </w:style>
  <w:style w:type="character" w:customStyle="1" w:styleId="17">
    <w:name w:val="cm-variable-2"/>
    <w:basedOn w:val="6"/>
    <w:uiPriority w:val="0"/>
  </w:style>
  <w:style w:type="character" w:customStyle="1" w:styleId="18">
    <w:name w:val="cm-string"/>
    <w:basedOn w:val="6"/>
    <w:uiPriority w:val="0"/>
  </w:style>
  <w:style w:type="character" w:customStyle="1" w:styleId="19">
    <w:name w:val="cm-number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541</Words>
  <Characters>3090</Characters>
  <Lines>25</Lines>
  <Paragraphs>7</Paragraphs>
  <TotalTime>0</TotalTime>
  <ScaleCrop>false</ScaleCrop>
  <LinksUpToDate>false</LinksUpToDate>
  <CharactersWithSpaces>3624</CharactersWithSpaces>
  <Application>WPS Office_3.0.0.4835_F1E327BC-269C-435d-A152-05C5408002CA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2017-11-02T16:13:00Z</dcterms:created>
  <dc:creator>Jhen Wei Wu</dc:creator>
  <cp:lastModifiedBy>juck30808</cp:lastModifiedBy>
  <cp:lastPrinted>2015-11-14T20:33:00Z</cp:lastPrinted>
  <dcterms:modified xsi:type="dcterms:W3CDTF">2021-01-09T18:43:55Z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1033-3.0.0.4835</vt:lpwstr>
  </property>
</Properties>
</file>